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27B69" w:rsidRPr="00E509EC" w:rsidRDefault="00000000">
      <w:pPr>
        <w:jc w:val="center"/>
        <w:rPr>
          <w:b/>
        </w:rPr>
      </w:pPr>
      <w:r w:rsidRPr="00E509EC">
        <w:rPr>
          <w:b/>
          <w:noProof/>
        </w:rPr>
        <w:drawing>
          <wp:inline distT="0" distB="0" distL="0" distR="0" wp14:anchorId="013D6E3B" wp14:editId="2CBA8003">
            <wp:extent cx="2143007" cy="1030292"/>
            <wp:effectExtent l="0" t="0" r="0" b="0"/>
            <wp:docPr id="1964102767" name="image3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2.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00000002" w14:textId="77777777" w:rsidR="00F27B69" w:rsidRPr="00E509EC" w:rsidRDefault="00F27B69">
      <w:pPr>
        <w:jc w:val="center"/>
        <w:rPr>
          <w:b/>
        </w:rPr>
      </w:pPr>
    </w:p>
    <w:p w14:paraId="00000003" w14:textId="77777777" w:rsidR="00F27B69" w:rsidRPr="00E509EC" w:rsidRDefault="00000000">
      <w:pPr>
        <w:jc w:val="center"/>
        <w:rPr>
          <w:b/>
        </w:rPr>
      </w:pPr>
      <w:r w:rsidRPr="00E509EC">
        <w:rPr>
          <w:b/>
        </w:rPr>
        <w:t>Modelo de Predicción de Tiempo de Espera de un Asegurado en Accidente de Tránsito</w:t>
      </w:r>
    </w:p>
    <w:p w14:paraId="00000004" w14:textId="77777777" w:rsidR="00F27B69" w:rsidRPr="00E509EC" w:rsidRDefault="00F27B69">
      <w:pPr>
        <w:jc w:val="center"/>
      </w:pPr>
    </w:p>
    <w:p w14:paraId="00000005" w14:textId="77777777" w:rsidR="00F27B69" w:rsidRPr="00E509EC" w:rsidRDefault="00F27B69">
      <w:pPr>
        <w:jc w:val="center"/>
      </w:pPr>
    </w:p>
    <w:p w14:paraId="00000006" w14:textId="77777777" w:rsidR="00F27B69" w:rsidRPr="00E509EC" w:rsidRDefault="00000000">
      <w:pPr>
        <w:jc w:val="center"/>
      </w:pPr>
      <w:bookmarkStart w:id="0" w:name="_heading=h.gjdgxs" w:colFirst="0" w:colLast="0"/>
      <w:bookmarkEnd w:id="0"/>
      <w:r w:rsidRPr="00E509EC">
        <w:t xml:space="preserve">Diego Fernando Londoño </w:t>
      </w:r>
      <w:proofErr w:type="spellStart"/>
      <w:r w:rsidRPr="00E509EC">
        <w:t>Londoño</w:t>
      </w:r>
      <w:proofErr w:type="spellEnd"/>
    </w:p>
    <w:p w14:paraId="00000007" w14:textId="77777777" w:rsidR="00F27B69" w:rsidRPr="00E509EC" w:rsidRDefault="00000000">
      <w:pPr>
        <w:jc w:val="center"/>
      </w:pPr>
      <w:r w:rsidRPr="00E509EC">
        <w:t>Yenny Patricia Vergara Monsalve</w:t>
      </w:r>
    </w:p>
    <w:p w14:paraId="00000008" w14:textId="77777777" w:rsidR="00F27B69" w:rsidRPr="00E509EC" w:rsidRDefault="00F27B69">
      <w:pPr>
        <w:jc w:val="center"/>
      </w:pPr>
    </w:p>
    <w:p w14:paraId="00000009" w14:textId="77777777" w:rsidR="00F27B69" w:rsidRPr="00E509EC" w:rsidRDefault="00F27B69">
      <w:pPr>
        <w:jc w:val="center"/>
      </w:pPr>
    </w:p>
    <w:p w14:paraId="0000000A" w14:textId="77777777" w:rsidR="00F27B69" w:rsidRPr="00E509EC" w:rsidRDefault="00000000">
      <w:pPr>
        <w:jc w:val="center"/>
      </w:pPr>
      <w:r w:rsidRPr="00E509EC">
        <w:t xml:space="preserve">Monografía presentada para optar al título de Especialista en Analítica y Ciencia de Datos </w:t>
      </w:r>
    </w:p>
    <w:p w14:paraId="0000000B" w14:textId="77777777" w:rsidR="00F27B69" w:rsidRPr="00E509EC" w:rsidRDefault="00F27B69">
      <w:pPr>
        <w:jc w:val="center"/>
      </w:pPr>
    </w:p>
    <w:p w14:paraId="0000000C" w14:textId="77777777" w:rsidR="00F27B69" w:rsidRPr="00E509EC" w:rsidRDefault="00F27B69">
      <w:pPr>
        <w:jc w:val="center"/>
      </w:pPr>
    </w:p>
    <w:p w14:paraId="0000000D" w14:textId="54C67F1B" w:rsidR="00F27B69" w:rsidRPr="00E509EC" w:rsidRDefault="00000000">
      <w:pPr>
        <w:jc w:val="center"/>
      </w:pPr>
      <w:bookmarkStart w:id="1" w:name="_heading=h.30j0zll" w:colFirst="0" w:colLast="0"/>
      <w:bookmarkEnd w:id="1"/>
      <w:r w:rsidRPr="00E509EC">
        <w:t>Asesor</w:t>
      </w:r>
      <w:r w:rsidRPr="00E509EC">
        <w:br/>
        <w:t xml:space="preserve">David Manuel Villanueva </w:t>
      </w:r>
      <w:r w:rsidR="00E509EC" w:rsidRPr="00E509EC">
        <w:t>Valdés</w:t>
      </w:r>
    </w:p>
    <w:p w14:paraId="0000000E" w14:textId="77777777" w:rsidR="00F27B69" w:rsidRPr="00E509EC" w:rsidRDefault="00F27B69">
      <w:pPr>
        <w:pBdr>
          <w:top w:val="nil"/>
          <w:left w:val="nil"/>
          <w:bottom w:val="nil"/>
          <w:right w:val="nil"/>
          <w:between w:val="nil"/>
        </w:pBdr>
        <w:ind w:firstLine="709"/>
        <w:jc w:val="center"/>
        <w:rPr>
          <w:color w:val="000000"/>
        </w:rPr>
      </w:pPr>
    </w:p>
    <w:p w14:paraId="0000000F" w14:textId="77777777" w:rsidR="00F27B69" w:rsidRPr="00E509EC" w:rsidRDefault="00F27B69">
      <w:pPr>
        <w:pBdr>
          <w:top w:val="nil"/>
          <w:left w:val="nil"/>
          <w:bottom w:val="nil"/>
          <w:right w:val="nil"/>
          <w:between w:val="nil"/>
        </w:pBdr>
        <w:ind w:firstLine="709"/>
        <w:jc w:val="center"/>
        <w:rPr>
          <w:color w:val="000000"/>
        </w:rPr>
      </w:pPr>
    </w:p>
    <w:p w14:paraId="00000010" w14:textId="77777777" w:rsidR="00F27B69" w:rsidRPr="00E509EC" w:rsidRDefault="00F27B69">
      <w:pPr>
        <w:pBdr>
          <w:top w:val="nil"/>
          <w:left w:val="nil"/>
          <w:bottom w:val="nil"/>
          <w:right w:val="nil"/>
          <w:between w:val="nil"/>
        </w:pBdr>
        <w:ind w:firstLine="709"/>
        <w:jc w:val="center"/>
        <w:rPr>
          <w:color w:val="000000"/>
        </w:rPr>
      </w:pPr>
    </w:p>
    <w:p w14:paraId="00000011" w14:textId="77777777" w:rsidR="00F27B69" w:rsidRPr="00E509EC" w:rsidRDefault="00000000">
      <w:pPr>
        <w:pBdr>
          <w:top w:val="nil"/>
          <w:left w:val="nil"/>
          <w:bottom w:val="nil"/>
          <w:right w:val="nil"/>
          <w:between w:val="nil"/>
        </w:pBdr>
        <w:ind w:firstLine="709"/>
        <w:jc w:val="center"/>
        <w:rPr>
          <w:color w:val="000000"/>
        </w:rPr>
      </w:pPr>
      <w:r w:rsidRPr="00E509EC">
        <w:rPr>
          <w:color w:val="000000"/>
        </w:rPr>
        <w:tab/>
      </w:r>
    </w:p>
    <w:p w14:paraId="00000012" w14:textId="77777777" w:rsidR="00F27B69" w:rsidRPr="00E509EC" w:rsidRDefault="00F27B69">
      <w:pPr>
        <w:pBdr>
          <w:top w:val="nil"/>
          <w:left w:val="nil"/>
          <w:bottom w:val="nil"/>
          <w:right w:val="nil"/>
          <w:between w:val="nil"/>
        </w:pBdr>
        <w:ind w:firstLine="709"/>
        <w:jc w:val="center"/>
        <w:rPr>
          <w:color w:val="000000"/>
        </w:rPr>
      </w:pPr>
    </w:p>
    <w:p w14:paraId="00000013" w14:textId="77777777" w:rsidR="00F27B69" w:rsidRPr="00E509EC" w:rsidRDefault="00000000">
      <w:pPr>
        <w:jc w:val="center"/>
      </w:pPr>
      <w:r w:rsidRPr="00E509EC">
        <w:t>Universidad de Antioquia</w:t>
      </w:r>
      <w:r w:rsidRPr="00E509EC">
        <w:br/>
        <w:t>Facultad de Ingeniería</w:t>
      </w:r>
    </w:p>
    <w:p w14:paraId="00000014" w14:textId="77777777" w:rsidR="00F27B69" w:rsidRPr="00E509EC" w:rsidRDefault="00000000">
      <w:pPr>
        <w:jc w:val="center"/>
      </w:pPr>
      <w:bookmarkStart w:id="2" w:name="_heading=h.1fob9te" w:colFirst="0" w:colLast="0"/>
      <w:bookmarkEnd w:id="2"/>
      <w:r w:rsidRPr="00E509EC">
        <w:t>Especialización en Analítica y Ciencia de Datos</w:t>
      </w:r>
    </w:p>
    <w:p w14:paraId="00000015" w14:textId="77777777" w:rsidR="00F27B69" w:rsidRPr="00E509EC" w:rsidRDefault="00000000">
      <w:pPr>
        <w:jc w:val="center"/>
      </w:pPr>
      <w:r w:rsidRPr="00E509EC">
        <w:t>Medellín, Antioquia, Colombia</w:t>
      </w:r>
    </w:p>
    <w:p w14:paraId="00000016" w14:textId="77777777" w:rsidR="00F27B69" w:rsidRPr="00E509EC" w:rsidRDefault="00000000">
      <w:pPr>
        <w:jc w:val="center"/>
        <w:rPr>
          <w:color w:val="2B579A"/>
          <w:shd w:val="clear" w:color="auto" w:fill="E6E6E6"/>
        </w:rPr>
      </w:pPr>
      <w:r w:rsidRPr="00E509EC">
        <w:t>2025</w:t>
      </w:r>
    </w:p>
    <w:p w14:paraId="00000017" w14:textId="77777777" w:rsidR="00F27B69" w:rsidRPr="00E509EC" w:rsidRDefault="00000000">
      <w:pPr>
        <w:jc w:val="center"/>
      </w:pPr>
      <w:r w:rsidRPr="00E509EC">
        <w:br w:type="page"/>
      </w:r>
    </w:p>
    <w:tbl>
      <w:tblPr>
        <w:tblStyle w:val="af3"/>
        <w:tblW w:w="9404"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F27B69" w:rsidRPr="00E509EC" w14:paraId="65732FD4" w14:textId="77777777">
        <w:trPr>
          <w:trHeight w:val="397"/>
          <w:jc w:val="center"/>
        </w:trPr>
        <w:tc>
          <w:tcPr>
            <w:tcW w:w="2351" w:type="dxa"/>
            <w:tcBorders>
              <w:top w:val="single" w:sz="12" w:space="0" w:color="538135"/>
              <w:bottom w:val="single" w:sz="12" w:space="0" w:color="538135"/>
            </w:tcBorders>
            <w:vAlign w:val="center"/>
          </w:tcPr>
          <w:p w14:paraId="00000018" w14:textId="77777777" w:rsidR="00F27B69" w:rsidRPr="00E509EC" w:rsidRDefault="00000000">
            <w:pPr>
              <w:spacing w:before="60" w:after="60"/>
              <w:jc w:val="center"/>
              <w:rPr>
                <w:b/>
                <w:sz w:val="24"/>
                <w:szCs w:val="24"/>
              </w:rPr>
            </w:pPr>
            <w:bookmarkStart w:id="3" w:name="_heading=h.3znysh7" w:colFirst="0" w:colLast="0"/>
            <w:bookmarkEnd w:id="3"/>
            <w:r w:rsidRPr="00E509EC">
              <w:rPr>
                <w:b/>
                <w:sz w:val="24"/>
                <w:szCs w:val="24"/>
              </w:rPr>
              <w:lastRenderedPageBreak/>
              <w:t>Cita</w:t>
            </w:r>
          </w:p>
        </w:tc>
        <w:tc>
          <w:tcPr>
            <w:tcW w:w="7053" w:type="dxa"/>
            <w:tcBorders>
              <w:top w:val="single" w:sz="12" w:space="0" w:color="538135"/>
              <w:bottom w:val="single" w:sz="12" w:space="0" w:color="538135"/>
            </w:tcBorders>
            <w:vAlign w:val="center"/>
          </w:tcPr>
          <w:p w14:paraId="00000019" w14:textId="77777777" w:rsidR="00F27B69" w:rsidRPr="00E509EC" w:rsidRDefault="00000000">
            <w:pPr>
              <w:spacing w:before="60" w:after="60" w:line="276" w:lineRule="auto"/>
              <w:jc w:val="center"/>
              <w:rPr>
                <w:sz w:val="24"/>
                <w:szCs w:val="24"/>
              </w:rPr>
            </w:pPr>
            <w:r w:rsidRPr="00E509EC">
              <w:rPr>
                <w:sz w:val="24"/>
                <w:szCs w:val="24"/>
              </w:rPr>
              <w:t>(</w:t>
            </w:r>
            <w:sdt>
              <w:sdtPr>
                <w:tag w:val="goog_rdk_0"/>
                <w:id w:val="60839918"/>
              </w:sdtPr>
              <w:sdtContent>
                <w:commentRangeStart w:id="4"/>
              </w:sdtContent>
            </w:sdt>
            <w:r w:rsidRPr="00E509EC">
              <w:rPr>
                <w:sz w:val="24"/>
                <w:szCs w:val="24"/>
              </w:rPr>
              <w:t xml:space="preserve">Londoño </w:t>
            </w:r>
            <w:proofErr w:type="spellStart"/>
            <w:r w:rsidRPr="00E509EC">
              <w:rPr>
                <w:sz w:val="24"/>
                <w:szCs w:val="24"/>
              </w:rPr>
              <w:t>Londoño</w:t>
            </w:r>
            <w:proofErr w:type="spellEnd"/>
            <w:r w:rsidRPr="00E509EC">
              <w:rPr>
                <w:sz w:val="24"/>
                <w:szCs w:val="24"/>
              </w:rPr>
              <w:t xml:space="preserve"> &amp; Vergara Monsalve, </w:t>
            </w:r>
            <w:commentRangeEnd w:id="4"/>
            <w:r w:rsidRPr="00E509EC">
              <w:rPr>
                <w:sz w:val="24"/>
                <w:szCs w:val="24"/>
              </w:rPr>
              <w:commentReference w:id="4"/>
            </w:r>
            <w:r w:rsidRPr="00E509EC">
              <w:rPr>
                <w:sz w:val="24"/>
                <w:szCs w:val="24"/>
              </w:rPr>
              <w:t>2025)</w:t>
            </w:r>
          </w:p>
        </w:tc>
      </w:tr>
      <w:tr w:rsidR="00F27B69" w:rsidRPr="00E509EC" w14:paraId="32A1FF34" w14:textId="77777777">
        <w:trPr>
          <w:trHeight w:val="983"/>
          <w:jc w:val="center"/>
        </w:trPr>
        <w:tc>
          <w:tcPr>
            <w:tcW w:w="2351" w:type="dxa"/>
            <w:tcBorders>
              <w:top w:val="single" w:sz="12" w:space="0" w:color="538135"/>
              <w:bottom w:val="single" w:sz="12" w:space="0" w:color="538135"/>
            </w:tcBorders>
            <w:vAlign w:val="center"/>
          </w:tcPr>
          <w:p w14:paraId="0000001A" w14:textId="77777777" w:rsidR="00F27B69" w:rsidRPr="00E509EC" w:rsidRDefault="00000000">
            <w:pPr>
              <w:spacing w:before="60"/>
              <w:jc w:val="center"/>
              <w:rPr>
                <w:b/>
                <w:sz w:val="24"/>
                <w:szCs w:val="24"/>
              </w:rPr>
            </w:pPr>
            <w:r w:rsidRPr="00E509EC">
              <w:rPr>
                <w:b/>
                <w:sz w:val="24"/>
                <w:szCs w:val="24"/>
              </w:rPr>
              <w:t>Referencia</w:t>
            </w:r>
          </w:p>
          <w:p w14:paraId="0000001B" w14:textId="77777777" w:rsidR="00F27B69" w:rsidRPr="00E509EC" w:rsidRDefault="00F27B69">
            <w:pPr>
              <w:jc w:val="center"/>
              <w:rPr>
                <w:sz w:val="24"/>
                <w:szCs w:val="24"/>
              </w:rPr>
            </w:pPr>
          </w:p>
          <w:p w14:paraId="0000001C" w14:textId="77777777" w:rsidR="00F27B69" w:rsidRPr="00E509EC" w:rsidRDefault="00000000">
            <w:pPr>
              <w:jc w:val="center"/>
              <w:rPr>
                <w:sz w:val="24"/>
                <w:szCs w:val="24"/>
              </w:rPr>
            </w:pPr>
            <w:r w:rsidRPr="00E509EC">
              <w:rPr>
                <w:b/>
                <w:sz w:val="24"/>
                <w:szCs w:val="24"/>
              </w:rPr>
              <w:t>Estilo APA 7 (2020)</w:t>
            </w:r>
          </w:p>
        </w:tc>
        <w:tc>
          <w:tcPr>
            <w:tcW w:w="7053" w:type="dxa"/>
            <w:tcBorders>
              <w:top w:val="single" w:sz="12" w:space="0" w:color="538135"/>
              <w:bottom w:val="single" w:sz="12" w:space="0" w:color="538135"/>
            </w:tcBorders>
          </w:tcPr>
          <w:p w14:paraId="0000001D" w14:textId="77777777" w:rsidR="00F27B69" w:rsidRPr="00E509EC" w:rsidRDefault="00000000">
            <w:pPr>
              <w:jc w:val="center"/>
              <w:rPr>
                <w:b/>
                <w:sz w:val="24"/>
                <w:szCs w:val="24"/>
              </w:rPr>
            </w:pPr>
            <w:sdt>
              <w:sdtPr>
                <w:tag w:val="goog_rdk_1"/>
                <w:id w:val="503169297"/>
              </w:sdtPr>
              <w:sdtContent>
                <w:commentRangeStart w:id="5"/>
              </w:sdtContent>
            </w:sdt>
            <w:r w:rsidRPr="00E509EC">
              <w:rPr>
                <w:sz w:val="24"/>
                <w:szCs w:val="24"/>
              </w:rPr>
              <w:t xml:space="preserve">Londoño </w:t>
            </w:r>
            <w:proofErr w:type="spellStart"/>
            <w:r w:rsidRPr="00E509EC">
              <w:rPr>
                <w:sz w:val="24"/>
                <w:szCs w:val="24"/>
              </w:rPr>
              <w:t>Londoño</w:t>
            </w:r>
            <w:proofErr w:type="spellEnd"/>
            <w:r w:rsidRPr="00E509EC">
              <w:rPr>
                <w:sz w:val="24"/>
                <w:szCs w:val="24"/>
              </w:rPr>
              <w:t xml:space="preserve">, D.F., &amp; Vergara Monsalve, Y. P. </w:t>
            </w:r>
            <w:commentRangeEnd w:id="5"/>
            <w:r w:rsidRPr="00E509EC">
              <w:rPr>
                <w:sz w:val="24"/>
                <w:szCs w:val="24"/>
              </w:rPr>
              <w:commentReference w:id="5"/>
            </w:r>
            <w:r w:rsidRPr="00E509EC">
              <w:rPr>
                <w:sz w:val="24"/>
                <w:szCs w:val="24"/>
              </w:rPr>
              <w:t xml:space="preserve">(2025). </w:t>
            </w:r>
            <w:r w:rsidRPr="00E509EC">
              <w:rPr>
                <w:i/>
                <w:sz w:val="24"/>
                <w:szCs w:val="24"/>
              </w:rPr>
              <w:t>Modelo de Predicción de Tiempo de Espera de un Asegurado en Accidente de Tránsito</w:t>
            </w:r>
          </w:p>
          <w:p w14:paraId="0000001E" w14:textId="77777777" w:rsidR="00F27B69" w:rsidRPr="00E509EC" w:rsidRDefault="00000000">
            <w:pPr>
              <w:spacing w:before="60" w:after="60" w:line="276" w:lineRule="auto"/>
              <w:ind w:left="709" w:hanging="709"/>
              <w:rPr>
                <w:sz w:val="24"/>
                <w:szCs w:val="24"/>
              </w:rPr>
            </w:pPr>
            <w:r w:rsidRPr="00E509EC">
              <w:rPr>
                <w:sz w:val="24"/>
                <w:szCs w:val="24"/>
              </w:rPr>
              <w:t xml:space="preserve"> Trabajo de grado especialización. Universidad de Antioquia, Medellín, Colombia.</w:t>
            </w:r>
          </w:p>
        </w:tc>
      </w:tr>
    </w:tbl>
    <w:p w14:paraId="0000001F" w14:textId="77777777" w:rsidR="00F27B69" w:rsidRPr="00E509EC" w:rsidRDefault="00000000">
      <w:pPr>
        <w:jc w:val="left"/>
        <w:rPr>
          <w:b/>
        </w:rPr>
      </w:pPr>
      <w:r w:rsidRPr="00E509EC">
        <w:rPr>
          <w:b/>
          <w:noProof/>
        </w:rPr>
        <w:drawing>
          <wp:inline distT="0" distB="0" distL="0" distR="0" wp14:anchorId="09CDBDE0" wp14:editId="34F9DDA1">
            <wp:extent cx="803637" cy="303715"/>
            <wp:effectExtent l="0" t="0" r="0" b="0"/>
            <wp:docPr id="196410276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3"/>
                    <a:srcRect/>
                    <a:stretch>
                      <a:fillRect/>
                    </a:stretch>
                  </pic:blipFill>
                  <pic:spPr>
                    <a:xfrm>
                      <a:off x="0" y="0"/>
                      <a:ext cx="803637" cy="303715"/>
                    </a:xfrm>
                    <a:prstGeom prst="rect">
                      <a:avLst/>
                    </a:prstGeom>
                    <a:ln/>
                  </pic:spPr>
                </pic:pic>
              </a:graphicData>
            </a:graphic>
          </wp:inline>
        </w:drawing>
      </w:r>
      <w:r w:rsidRPr="00E509EC">
        <w:rPr>
          <w:b/>
        </w:rPr>
        <w:t xml:space="preserve"> </w:t>
      </w:r>
      <w:r w:rsidRPr="00E509EC">
        <w:rPr>
          <w:noProof/>
        </w:rPr>
        <w:drawing>
          <wp:inline distT="0" distB="0" distL="0" distR="0" wp14:anchorId="70B841DD" wp14:editId="67C3B1B5">
            <wp:extent cx="750563" cy="261288"/>
            <wp:effectExtent l="0" t="0" r="0" b="0"/>
            <wp:docPr id="1964102768" name="image34.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34.png" descr="Creative Commons en periodismo: qué es y cómo usarlo"/>
                    <pic:cNvPicPr preferRelativeResize="0"/>
                  </pic:nvPicPr>
                  <pic:blipFill>
                    <a:blip r:embed="rId14"/>
                    <a:srcRect t="9349" r="2978" b="7721"/>
                    <a:stretch>
                      <a:fillRect/>
                    </a:stretch>
                  </pic:blipFill>
                  <pic:spPr>
                    <a:xfrm>
                      <a:off x="0" y="0"/>
                      <a:ext cx="750563" cy="261288"/>
                    </a:xfrm>
                    <a:prstGeom prst="rect">
                      <a:avLst/>
                    </a:prstGeom>
                    <a:ln/>
                  </pic:spPr>
                </pic:pic>
              </a:graphicData>
            </a:graphic>
          </wp:inline>
        </w:drawing>
      </w:r>
    </w:p>
    <w:p w14:paraId="00000020" w14:textId="77777777" w:rsidR="00F27B69" w:rsidRPr="00E509EC" w:rsidRDefault="00F27B69">
      <w:bookmarkStart w:id="6" w:name="_heading=h.2et92p0" w:colFirst="0" w:colLast="0"/>
      <w:bookmarkEnd w:id="6"/>
    </w:p>
    <w:p w14:paraId="00000021" w14:textId="77777777" w:rsidR="00F27B69" w:rsidRPr="00E509EC" w:rsidRDefault="00F27B69">
      <w:bookmarkStart w:id="7" w:name="_heading=h.tyjcwt" w:colFirst="0" w:colLast="0"/>
      <w:bookmarkEnd w:id="7"/>
    </w:p>
    <w:p w14:paraId="00000022" w14:textId="77777777" w:rsidR="00F27B69" w:rsidRPr="00E509EC" w:rsidRDefault="00000000">
      <w:pPr>
        <w:spacing w:before="120" w:after="120" w:line="276" w:lineRule="auto"/>
        <w:jc w:val="left"/>
      </w:pPr>
      <w:bookmarkStart w:id="8" w:name="_heading=h.3dy6vkm" w:colFirst="0" w:colLast="0"/>
      <w:bookmarkEnd w:id="8"/>
      <w:r w:rsidRPr="00E509EC">
        <w:t xml:space="preserve">Especialización en Analítica y Ciencia de Datos, </w:t>
      </w:r>
      <w:sdt>
        <w:sdtPr>
          <w:tag w:val="goog_rdk_2"/>
          <w:id w:val="395326359"/>
        </w:sdtPr>
        <w:sdtContent>
          <w:commentRangeStart w:id="9"/>
        </w:sdtContent>
      </w:sdt>
      <w:r w:rsidRPr="00E509EC">
        <w:t>Cohorte</w:t>
      </w:r>
      <w:r w:rsidRPr="00E509EC">
        <w:rPr>
          <w:b/>
        </w:rPr>
        <w:t xml:space="preserve"> </w:t>
      </w:r>
      <w:r w:rsidRPr="00E509EC">
        <w:t xml:space="preserve">IX. </w:t>
      </w:r>
      <w:commentRangeEnd w:id="9"/>
      <w:r w:rsidRPr="00E509EC">
        <w:commentReference w:id="9"/>
      </w:r>
    </w:p>
    <w:p w14:paraId="00000023" w14:textId="77777777" w:rsidR="00F27B69" w:rsidRPr="00E509EC" w:rsidRDefault="00000000">
      <w:pPr>
        <w:spacing w:before="120" w:after="120" w:line="276" w:lineRule="auto"/>
        <w:jc w:val="left"/>
      </w:pPr>
      <w:r w:rsidRPr="00E509EC">
        <w:t xml:space="preserve">Centro de Investigación Ambientales y de Ingeniería (CIA). </w:t>
      </w:r>
    </w:p>
    <w:p w14:paraId="00000024" w14:textId="77777777" w:rsidR="00F27B69" w:rsidRPr="00E509EC" w:rsidRDefault="00F27B69">
      <w:pPr>
        <w:spacing w:before="120" w:after="120" w:line="276" w:lineRule="auto"/>
        <w:jc w:val="left"/>
      </w:pPr>
    </w:p>
    <w:p w14:paraId="00000025" w14:textId="77777777" w:rsidR="00F27B69" w:rsidRPr="00E509EC" w:rsidRDefault="00F27B69">
      <w:pPr>
        <w:spacing w:before="120" w:after="120" w:line="276" w:lineRule="auto"/>
        <w:jc w:val="left"/>
      </w:pPr>
    </w:p>
    <w:p w14:paraId="00000026" w14:textId="77777777" w:rsidR="00F27B69" w:rsidRPr="00E509EC" w:rsidRDefault="00F27B69">
      <w:pPr>
        <w:spacing w:line="276" w:lineRule="auto"/>
        <w:jc w:val="left"/>
      </w:pPr>
    </w:p>
    <w:p w14:paraId="00000027" w14:textId="77777777" w:rsidR="00F27B69" w:rsidRPr="00E509EC" w:rsidRDefault="00F27B69">
      <w:bookmarkStart w:id="10" w:name="_heading=h.1t3h5sf" w:colFirst="0" w:colLast="0"/>
      <w:bookmarkEnd w:id="10"/>
    </w:p>
    <w:tbl>
      <w:tblPr>
        <w:tblStyle w:val="af4"/>
        <w:tblW w:w="46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F27B69" w:rsidRPr="00E509EC" w14:paraId="77849495" w14:textId="77777777">
        <w:tc>
          <w:tcPr>
            <w:tcW w:w="2410" w:type="dxa"/>
            <w:vAlign w:val="center"/>
          </w:tcPr>
          <w:p w14:paraId="00000028" w14:textId="77777777" w:rsidR="00F27B69" w:rsidRPr="00E509EC" w:rsidRDefault="00000000">
            <w:pPr>
              <w:rPr>
                <w:sz w:val="24"/>
                <w:szCs w:val="24"/>
              </w:rPr>
            </w:pPr>
            <w:r w:rsidRPr="00E509EC">
              <w:rPr>
                <w:noProof/>
              </w:rPr>
              <w:drawing>
                <wp:inline distT="0" distB="0" distL="0" distR="0" wp14:anchorId="59855D12" wp14:editId="6C506017">
                  <wp:extent cx="1254906" cy="452526"/>
                  <wp:effectExtent l="0" t="0" r="0" b="0"/>
                  <wp:docPr id="196410277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9" w14:textId="77777777" w:rsidR="00F27B69" w:rsidRPr="00E509EC" w:rsidRDefault="00000000">
            <w:pPr>
              <w:rPr>
                <w:sz w:val="24"/>
                <w:szCs w:val="24"/>
              </w:rPr>
            </w:pPr>
            <w:r w:rsidRPr="00E509EC">
              <w:rPr>
                <w:noProof/>
              </w:rPr>
              <w:drawing>
                <wp:inline distT="0" distB="0" distL="0" distR="0" wp14:anchorId="6283496A" wp14:editId="61A45979">
                  <wp:extent cx="1249544" cy="458044"/>
                  <wp:effectExtent l="0" t="0" r="0" b="0"/>
                  <wp:docPr id="1964102770" name="image37.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7.png" descr="Diagrama&#10;&#10;Descripción generada automáticamente con confianza media"/>
                          <pic:cNvPicPr preferRelativeResize="0"/>
                        </pic:nvPicPr>
                        <pic:blipFill>
                          <a:blip r:embed="rId16"/>
                          <a:srcRect l="13611" t="26359" r="13865" b="26900"/>
                          <a:stretch>
                            <a:fillRect/>
                          </a:stretch>
                        </pic:blipFill>
                        <pic:spPr>
                          <a:xfrm>
                            <a:off x="0" y="0"/>
                            <a:ext cx="1249544" cy="458044"/>
                          </a:xfrm>
                          <a:prstGeom prst="rect">
                            <a:avLst/>
                          </a:prstGeom>
                          <a:ln/>
                        </pic:spPr>
                      </pic:pic>
                    </a:graphicData>
                  </a:graphic>
                </wp:inline>
              </w:drawing>
            </w:r>
          </w:p>
        </w:tc>
      </w:tr>
    </w:tbl>
    <w:p w14:paraId="0000002A" w14:textId="77777777" w:rsidR="00F27B69" w:rsidRPr="00E509EC" w:rsidRDefault="00000000">
      <w:pPr>
        <w:spacing w:before="120" w:after="120" w:line="240" w:lineRule="auto"/>
        <w:jc w:val="left"/>
      </w:pPr>
      <w:bookmarkStart w:id="11" w:name="_heading=h.4d34og8" w:colFirst="0" w:colLast="0"/>
      <w:bookmarkEnd w:id="11"/>
      <w:r w:rsidRPr="00E509EC">
        <w:t>Centro de Documentación Ingeniería (CENDOI)</w:t>
      </w:r>
    </w:p>
    <w:p w14:paraId="0000002B" w14:textId="77777777" w:rsidR="00F27B69" w:rsidRPr="00E509EC" w:rsidRDefault="00F27B69">
      <w:pPr>
        <w:spacing w:before="120" w:after="120" w:line="240" w:lineRule="auto"/>
        <w:rPr>
          <w:b/>
        </w:rPr>
      </w:pPr>
    </w:p>
    <w:p w14:paraId="0000002C" w14:textId="77777777" w:rsidR="00F27B69" w:rsidRPr="00E509EC" w:rsidRDefault="00000000">
      <w:pPr>
        <w:spacing w:before="120" w:after="120" w:line="240" w:lineRule="auto"/>
      </w:pPr>
      <w:r w:rsidRPr="00E509EC">
        <w:rPr>
          <w:b/>
        </w:rPr>
        <w:t>Repositorio Institucional:</w:t>
      </w:r>
      <w:r w:rsidRPr="00E509EC">
        <w:t xml:space="preserve"> http://bibliotecadigital.udea.edu.co</w:t>
      </w:r>
    </w:p>
    <w:p w14:paraId="0000002D" w14:textId="77777777" w:rsidR="00F27B69" w:rsidRPr="00E509EC" w:rsidRDefault="00F27B69"/>
    <w:p w14:paraId="0000002E" w14:textId="77777777" w:rsidR="00F27B69" w:rsidRPr="00E509EC" w:rsidRDefault="00000000">
      <w:r w:rsidRPr="00E509EC">
        <w:t>Universidad de Antioquia - www.udea.edu.co</w:t>
      </w:r>
    </w:p>
    <w:p w14:paraId="0000002F" w14:textId="77777777" w:rsidR="00F27B69" w:rsidRPr="00E509EC" w:rsidRDefault="00000000">
      <w:pPr>
        <w:spacing w:line="240" w:lineRule="auto"/>
        <w:jc w:val="left"/>
      </w:pPr>
      <w:r w:rsidRPr="00E509EC">
        <w:t xml:space="preserve">Rector: John Jairo Arboleda </w:t>
      </w:r>
      <w:proofErr w:type="spellStart"/>
      <w:r w:rsidRPr="00E509EC">
        <w:t>Céspedes</w:t>
      </w:r>
      <w:proofErr w:type="spellEnd"/>
      <w:r w:rsidRPr="00E509EC">
        <w:t>.</w:t>
      </w:r>
    </w:p>
    <w:p w14:paraId="00000030" w14:textId="77777777" w:rsidR="00F27B69" w:rsidRPr="00E509EC" w:rsidRDefault="00000000">
      <w:pPr>
        <w:spacing w:line="240" w:lineRule="auto"/>
        <w:jc w:val="left"/>
      </w:pPr>
      <w:r w:rsidRPr="00E509EC">
        <w:t>Decano: Julio Cesar Saldarriaga Molina</w:t>
      </w:r>
    </w:p>
    <w:p w14:paraId="00000031" w14:textId="77777777" w:rsidR="00F27B69" w:rsidRPr="00E509EC" w:rsidRDefault="00000000">
      <w:pPr>
        <w:jc w:val="left"/>
      </w:pPr>
      <w:r w:rsidRPr="00E509EC">
        <w:t xml:space="preserve">Jefe departamento: Diego José Luis </w:t>
      </w:r>
      <w:proofErr w:type="spellStart"/>
      <w:r w:rsidRPr="00E509EC">
        <w:t>Botia</w:t>
      </w:r>
      <w:proofErr w:type="spellEnd"/>
      <w:r w:rsidRPr="00E509EC">
        <w:t xml:space="preserve"> Valderrama</w:t>
      </w:r>
    </w:p>
    <w:p w14:paraId="00000032" w14:textId="77777777" w:rsidR="00F27B69" w:rsidRPr="00E509EC" w:rsidRDefault="00F27B69">
      <w:pPr>
        <w:spacing w:line="276" w:lineRule="auto"/>
      </w:pPr>
    </w:p>
    <w:p w14:paraId="00000033" w14:textId="77777777" w:rsidR="00F27B69" w:rsidRPr="00E509EC" w:rsidRDefault="00000000">
      <w:pPr>
        <w:spacing w:line="276" w:lineRule="auto"/>
      </w:pPr>
      <w:r w:rsidRPr="00E509EC">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4" w14:textId="77777777" w:rsidR="00F27B69" w:rsidRPr="00E509EC" w:rsidRDefault="00000000">
      <w:pPr>
        <w:spacing w:after="160" w:line="259" w:lineRule="auto"/>
        <w:jc w:val="left"/>
        <w:rPr>
          <w:b/>
        </w:rPr>
      </w:pPr>
      <w:r w:rsidRPr="00E509EC">
        <w:br w:type="page"/>
      </w:r>
    </w:p>
    <w:sdt>
      <w:sdtPr>
        <w:tag w:val="goog_rdk_4"/>
        <w:id w:val="-703797287"/>
      </w:sdtPr>
      <w:sdtContent>
        <w:p w14:paraId="00000035" w14:textId="77777777" w:rsidR="00F27B69" w:rsidRPr="00E509EC" w:rsidRDefault="00000000">
          <w:pPr>
            <w:jc w:val="center"/>
            <w:rPr>
              <w:del w:id="12" w:author="Author" w:date="2023-10-27T23:34:00Z"/>
              <w:b/>
            </w:rPr>
          </w:pPr>
          <w:r w:rsidRPr="00E509EC">
            <w:t xml:space="preserve">     </w:t>
          </w:r>
          <w:sdt>
            <w:sdtPr>
              <w:tag w:val="goog_rdk_3"/>
              <w:id w:val="1753853548"/>
            </w:sdtPr>
            <w:sdtContent/>
          </w:sdt>
        </w:p>
      </w:sdtContent>
    </w:sdt>
    <w:p w14:paraId="00000036" w14:textId="77777777" w:rsidR="00F27B69" w:rsidRPr="00E509EC" w:rsidRDefault="00F27B69">
      <w:pPr>
        <w:jc w:val="center"/>
        <w:rPr>
          <w:b/>
        </w:rPr>
      </w:pPr>
    </w:p>
    <w:p w14:paraId="00000037" w14:textId="77777777" w:rsidR="00F27B69" w:rsidRPr="00E509EC" w:rsidRDefault="00F27B69">
      <w:pPr>
        <w:pBdr>
          <w:top w:val="nil"/>
          <w:left w:val="nil"/>
          <w:bottom w:val="nil"/>
          <w:right w:val="nil"/>
          <w:between w:val="nil"/>
        </w:pBdr>
        <w:spacing w:line="480" w:lineRule="auto"/>
        <w:ind w:left="360"/>
        <w:jc w:val="left"/>
        <w:rPr>
          <w:color w:val="000000"/>
        </w:rPr>
      </w:pPr>
    </w:p>
    <w:p w14:paraId="00000038" w14:textId="77777777" w:rsidR="00F27B69" w:rsidRPr="00E509EC" w:rsidRDefault="00000000">
      <w:pPr>
        <w:jc w:val="center"/>
        <w:rPr>
          <w:b/>
        </w:rPr>
      </w:pPr>
      <w:r w:rsidRPr="00E509EC">
        <w:rPr>
          <w:b/>
        </w:rPr>
        <w:t>Dedicatoria</w:t>
      </w:r>
    </w:p>
    <w:p w14:paraId="00000039" w14:textId="77777777" w:rsidR="00F27B69" w:rsidRPr="00E509EC" w:rsidRDefault="00F27B69">
      <w:pPr>
        <w:jc w:val="center"/>
        <w:rPr>
          <w:b/>
        </w:rPr>
      </w:pPr>
    </w:p>
    <w:p w14:paraId="0000003A" w14:textId="77777777" w:rsidR="00F27B69" w:rsidRPr="00E509EC" w:rsidRDefault="00000000">
      <w:pPr>
        <w:jc w:val="center"/>
        <w:rPr>
          <w:b/>
        </w:rPr>
      </w:pPr>
      <w:r w:rsidRPr="00E509EC">
        <w:t>Nos dedicamos este logro como recordatorio de que los sueños se alcanzan con perseverancia, paciencia y fe.</w:t>
      </w:r>
    </w:p>
    <w:p w14:paraId="0000003B" w14:textId="77777777" w:rsidR="00F27B69" w:rsidRPr="00E509EC" w:rsidRDefault="00F27B69">
      <w:pPr>
        <w:jc w:val="center"/>
        <w:rPr>
          <w:b/>
        </w:rPr>
      </w:pPr>
    </w:p>
    <w:p w14:paraId="0000003C" w14:textId="77777777" w:rsidR="00F27B69" w:rsidRPr="00E509EC" w:rsidRDefault="00000000">
      <w:pPr>
        <w:jc w:val="center"/>
      </w:pPr>
      <w:r w:rsidRPr="00E509EC">
        <w:rPr>
          <w:b/>
        </w:rPr>
        <w:br/>
      </w:r>
    </w:p>
    <w:p w14:paraId="0000003D" w14:textId="77777777" w:rsidR="00F27B69" w:rsidRPr="00E509EC" w:rsidRDefault="00F27B69">
      <w:pPr>
        <w:jc w:val="center"/>
      </w:pPr>
    </w:p>
    <w:p w14:paraId="0000003E" w14:textId="77777777" w:rsidR="00F27B69" w:rsidRPr="00E509EC" w:rsidRDefault="00000000">
      <w:pPr>
        <w:tabs>
          <w:tab w:val="center" w:pos="4702"/>
          <w:tab w:val="right" w:pos="9404"/>
        </w:tabs>
        <w:jc w:val="left"/>
      </w:pPr>
      <w:r w:rsidRPr="00E509EC">
        <w:tab/>
      </w:r>
    </w:p>
    <w:p w14:paraId="0000003F" w14:textId="77777777" w:rsidR="00F27B69" w:rsidRPr="00E509EC" w:rsidRDefault="00000000">
      <w:r w:rsidRPr="00E509EC">
        <w:tab/>
      </w:r>
    </w:p>
    <w:p w14:paraId="00000040" w14:textId="77777777" w:rsidR="00F27B69" w:rsidRPr="00E509EC" w:rsidRDefault="00F27B69"/>
    <w:p w14:paraId="00000041" w14:textId="77777777" w:rsidR="00F27B69" w:rsidRPr="00E509EC" w:rsidRDefault="00000000">
      <w:pPr>
        <w:tabs>
          <w:tab w:val="left" w:pos="7305"/>
        </w:tabs>
      </w:pPr>
      <w:r w:rsidRPr="00E509EC">
        <w:tab/>
      </w:r>
    </w:p>
    <w:p w14:paraId="00000042" w14:textId="77777777" w:rsidR="00F27B69" w:rsidRPr="00E509EC" w:rsidRDefault="00F27B69"/>
    <w:p w14:paraId="00000043" w14:textId="77777777" w:rsidR="00F27B69" w:rsidRPr="00E509EC" w:rsidRDefault="00F27B69"/>
    <w:p w14:paraId="00000044" w14:textId="77777777" w:rsidR="00F27B69" w:rsidRPr="00E509EC" w:rsidRDefault="00F27B69"/>
    <w:p w14:paraId="00000045" w14:textId="77777777" w:rsidR="00F27B69" w:rsidRPr="00E509EC" w:rsidRDefault="00F27B69"/>
    <w:p w14:paraId="00000046" w14:textId="77777777" w:rsidR="00F27B69" w:rsidRPr="00E509EC" w:rsidRDefault="00F27B69"/>
    <w:p w14:paraId="00000047" w14:textId="77777777" w:rsidR="00F27B69" w:rsidRPr="00E509EC" w:rsidRDefault="00F27B69"/>
    <w:p w14:paraId="00000048" w14:textId="77777777" w:rsidR="00F27B69" w:rsidRPr="00E509EC" w:rsidRDefault="00F27B69"/>
    <w:p w14:paraId="00000049" w14:textId="77777777" w:rsidR="00F27B69" w:rsidRPr="00E509EC" w:rsidRDefault="00000000">
      <w:pPr>
        <w:jc w:val="center"/>
      </w:pPr>
      <w:r w:rsidRPr="00E509EC">
        <w:rPr>
          <w:b/>
        </w:rPr>
        <w:t>Agradecimientos</w:t>
      </w:r>
    </w:p>
    <w:p w14:paraId="0000004A" w14:textId="77777777" w:rsidR="00F27B69" w:rsidRPr="00E509EC" w:rsidRDefault="00F27B69">
      <w:pPr>
        <w:jc w:val="center"/>
      </w:pPr>
    </w:p>
    <w:p w14:paraId="0000004B" w14:textId="77777777" w:rsidR="00F27B69" w:rsidRPr="00E509EC" w:rsidRDefault="00000000">
      <w:r w:rsidRPr="00E509EC">
        <w:t>A la Universidad de Antioquia, por brindarnos los conocimientos, recursos y espacios que hicieron posible nuestro crecimiento académico y profesional. A todos los docentes que aportaron a nuestra formación y a todas las personas que contribuyeron a este logro.</w:t>
      </w:r>
    </w:p>
    <w:p w14:paraId="0000004C" w14:textId="77777777" w:rsidR="00F27B69" w:rsidRPr="00E509EC" w:rsidRDefault="00F27B69"/>
    <w:p w14:paraId="0000004D" w14:textId="77777777" w:rsidR="00F27B69" w:rsidRPr="00E509EC" w:rsidRDefault="00000000">
      <w:r w:rsidRPr="00E509EC">
        <w:tab/>
      </w:r>
    </w:p>
    <w:p w14:paraId="0000004E" w14:textId="77777777" w:rsidR="00F27B69" w:rsidRPr="00E509EC" w:rsidRDefault="00F27B69"/>
    <w:p w14:paraId="7D42365E" w14:textId="7EDEA921" w:rsidR="009A78A7" w:rsidRDefault="009A78A7" w:rsidP="009A78A7">
      <w:pPr>
        <w:pStyle w:val="TtuloTDC"/>
        <w:ind w:firstLine="0"/>
        <w:jc w:val="both"/>
        <w:rPr>
          <w:lang w:val="es-ES"/>
        </w:rPr>
      </w:pPr>
    </w:p>
    <w:sdt>
      <w:sdtPr>
        <w:rPr>
          <w:lang w:val="es-ES"/>
        </w:rPr>
        <w:id w:val="-1397881610"/>
        <w:docPartObj>
          <w:docPartGallery w:val="Table of Contents"/>
          <w:docPartUnique/>
        </w:docPartObj>
      </w:sdtPr>
      <w:sdtEndPr>
        <w:rPr>
          <w:rFonts w:eastAsia="Times New Roman" w:cs="Times New Roman"/>
          <w:bCs/>
          <w:szCs w:val="24"/>
        </w:rPr>
      </w:sdtEndPr>
      <w:sdtContent>
        <w:p w14:paraId="65E46C0E" w14:textId="34D3B67C" w:rsidR="009A78A7" w:rsidRDefault="009A78A7">
          <w:pPr>
            <w:pStyle w:val="TtuloTDC"/>
          </w:pPr>
          <w:r>
            <w:rPr>
              <w:lang w:val="es-ES"/>
            </w:rPr>
            <w:t>Tabla de Contenido</w:t>
          </w:r>
        </w:p>
        <w:p w14:paraId="6A0727B2" w14:textId="76F56EBB" w:rsidR="009A78A7" w:rsidRDefault="009A78A7">
          <w:pPr>
            <w:pStyle w:val="TD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8842997" w:history="1">
            <w:r w:rsidRPr="00216992">
              <w:rPr>
                <w:rStyle w:val="Hipervnculo"/>
                <w:noProof/>
              </w:rPr>
              <w:t>Resumen</w:t>
            </w:r>
            <w:r>
              <w:rPr>
                <w:noProof/>
                <w:webHidden/>
              </w:rPr>
              <w:tab/>
            </w:r>
            <w:r>
              <w:rPr>
                <w:noProof/>
                <w:webHidden/>
              </w:rPr>
              <w:fldChar w:fldCharType="begin"/>
            </w:r>
            <w:r>
              <w:rPr>
                <w:noProof/>
                <w:webHidden/>
              </w:rPr>
              <w:instrText xml:space="preserve"> PAGEREF _Toc198842997 \h </w:instrText>
            </w:r>
            <w:r>
              <w:rPr>
                <w:noProof/>
                <w:webHidden/>
              </w:rPr>
            </w:r>
            <w:r>
              <w:rPr>
                <w:noProof/>
                <w:webHidden/>
              </w:rPr>
              <w:fldChar w:fldCharType="separate"/>
            </w:r>
            <w:r>
              <w:rPr>
                <w:noProof/>
                <w:webHidden/>
              </w:rPr>
              <w:t>8</w:t>
            </w:r>
            <w:r>
              <w:rPr>
                <w:noProof/>
                <w:webHidden/>
              </w:rPr>
              <w:fldChar w:fldCharType="end"/>
            </w:r>
          </w:hyperlink>
        </w:p>
        <w:p w14:paraId="2F8AB673" w14:textId="7AE89865" w:rsidR="009A78A7" w:rsidRDefault="009A78A7">
          <w:pPr>
            <w:pStyle w:val="TDC1"/>
            <w:rPr>
              <w:rFonts w:asciiTheme="minorHAnsi" w:eastAsiaTheme="minorEastAsia" w:hAnsiTheme="minorHAnsi" w:cstheme="minorBidi"/>
              <w:noProof/>
              <w:sz w:val="22"/>
              <w:szCs w:val="22"/>
            </w:rPr>
          </w:pPr>
          <w:hyperlink w:anchor="_Toc198842998" w:history="1">
            <w:r w:rsidRPr="00216992">
              <w:rPr>
                <w:rStyle w:val="Hipervnculo"/>
                <w:noProof/>
              </w:rPr>
              <w:t>Abstract</w:t>
            </w:r>
            <w:r>
              <w:rPr>
                <w:noProof/>
                <w:webHidden/>
              </w:rPr>
              <w:tab/>
            </w:r>
            <w:r>
              <w:rPr>
                <w:noProof/>
                <w:webHidden/>
              </w:rPr>
              <w:fldChar w:fldCharType="begin"/>
            </w:r>
            <w:r>
              <w:rPr>
                <w:noProof/>
                <w:webHidden/>
              </w:rPr>
              <w:instrText xml:space="preserve"> PAGEREF _Toc198842998 \h </w:instrText>
            </w:r>
            <w:r>
              <w:rPr>
                <w:noProof/>
                <w:webHidden/>
              </w:rPr>
            </w:r>
            <w:r>
              <w:rPr>
                <w:noProof/>
                <w:webHidden/>
              </w:rPr>
              <w:fldChar w:fldCharType="separate"/>
            </w:r>
            <w:r>
              <w:rPr>
                <w:noProof/>
                <w:webHidden/>
              </w:rPr>
              <w:t>9</w:t>
            </w:r>
            <w:r>
              <w:rPr>
                <w:noProof/>
                <w:webHidden/>
              </w:rPr>
              <w:fldChar w:fldCharType="end"/>
            </w:r>
          </w:hyperlink>
        </w:p>
        <w:p w14:paraId="77862AFF" w14:textId="3DCCF075" w:rsidR="009A78A7" w:rsidRDefault="009A78A7">
          <w:pPr>
            <w:pStyle w:val="TDC1"/>
            <w:tabs>
              <w:tab w:val="left" w:pos="1320"/>
            </w:tabs>
            <w:rPr>
              <w:rFonts w:asciiTheme="minorHAnsi" w:eastAsiaTheme="minorEastAsia" w:hAnsiTheme="minorHAnsi" w:cstheme="minorBidi"/>
              <w:noProof/>
              <w:sz w:val="22"/>
              <w:szCs w:val="22"/>
            </w:rPr>
          </w:pPr>
          <w:hyperlink w:anchor="_Toc198842999" w:history="1">
            <w:r w:rsidRPr="00216992">
              <w:rPr>
                <w:rStyle w:val="Hipervnculo"/>
                <w:noProof/>
              </w:rPr>
              <w:t>1.</w:t>
            </w:r>
            <w:r>
              <w:rPr>
                <w:rFonts w:asciiTheme="minorHAnsi" w:eastAsiaTheme="minorEastAsia" w:hAnsiTheme="minorHAnsi" w:cstheme="minorBidi"/>
                <w:noProof/>
                <w:sz w:val="22"/>
                <w:szCs w:val="22"/>
              </w:rPr>
              <w:tab/>
            </w:r>
            <w:r w:rsidRPr="00216992">
              <w:rPr>
                <w:rStyle w:val="Hipervnculo"/>
                <w:noProof/>
              </w:rPr>
              <w:t>Descripción del problema</w:t>
            </w:r>
            <w:r>
              <w:rPr>
                <w:noProof/>
                <w:webHidden/>
              </w:rPr>
              <w:tab/>
            </w:r>
            <w:r>
              <w:rPr>
                <w:noProof/>
                <w:webHidden/>
              </w:rPr>
              <w:fldChar w:fldCharType="begin"/>
            </w:r>
            <w:r>
              <w:rPr>
                <w:noProof/>
                <w:webHidden/>
              </w:rPr>
              <w:instrText xml:space="preserve"> PAGEREF _Toc198842999 \h </w:instrText>
            </w:r>
            <w:r>
              <w:rPr>
                <w:noProof/>
                <w:webHidden/>
              </w:rPr>
            </w:r>
            <w:r>
              <w:rPr>
                <w:noProof/>
                <w:webHidden/>
              </w:rPr>
              <w:fldChar w:fldCharType="separate"/>
            </w:r>
            <w:r>
              <w:rPr>
                <w:noProof/>
                <w:webHidden/>
              </w:rPr>
              <w:t>10</w:t>
            </w:r>
            <w:r>
              <w:rPr>
                <w:noProof/>
                <w:webHidden/>
              </w:rPr>
              <w:fldChar w:fldCharType="end"/>
            </w:r>
          </w:hyperlink>
        </w:p>
        <w:p w14:paraId="712C74F1" w14:textId="7EA62F9D"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00" w:history="1">
            <w:r w:rsidRPr="00216992">
              <w:rPr>
                <w:rStyle w:val="Hipervnculo"/>
                <w:noProof/>
              </w:rPr>
              <w:t>1.1.</w:t>
            </w:r>
            <w:r>
              <w:rPr>
                <w:rFonts w:asciiTheme="minorHAnsi" w:eastAsiaTheme="minorEastAsia" w:hAnsiTheme="minorHAnsi" w:cstheme="minorBidi"/>
                <w:noProof/>
                <w:sz w:val="22"/>
                <w:szCs w:val="22"/>
              </w:rPr>
              <w:tab/>
            </w:r>
            <w:r w:rsidRPr="00216992">
              <w:rPr>
                <w:rStyle w:val="Hipervnculo"/>
                <w:noProof/>
              </w:rPr>
              <w:t>Problema de negocio</w:t>
            </w:r>
            <w:r>
              <w:rPr>
                <w:noProof/>
                <w:webHidden/>
              </w:rPr>
              <w:tab/>
            </w:r>
            <w:r>
              <w:rPr>
                <w:noProof/>
                <w:webHidden/>
              </w:rPr>
              <w:fldChar w:fldCharType="begin"/>
            </w:r>
            <w:r>
              <w:rPr>
                <w:noProof/>
                <w:webHidden/>
              </w:rPr>
              <w:instrText xml:space="preserve"> PAGEREF _Toc198843000 \h </w:instrText>
            </w:r>
            <w:r>
              <w:rPr>
                <w:noProof/>
                <w:webHidden/>
              </w:rPr>
            </w:r>
            <w:r>
              <w:rPr>
                <w:noProof/>
                <w:webHidden/>
              </w:rPr>
              <w:fldChar w:fldCharType="separate"/>
            </w:r>
            <w:r>
              <w:rPr>
                <w:noProof/>
                <w:webHidden/>
              </w:rPr>
              <w:t>10</w:t>
            </w:r>
            <w:r>
              <w:rPr>
                <w:noProof/>
                <w:webHidden/>
              </w:rPr>
              <w:fldChar w:fldCharType="end"/>
            </w:r>
          </w:hyperlink>
        </w:p>
        <w:p w14:paraId="518F2894" w14:textId="2E5F139E"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01" w:history="1">
            <w:r w:rsidRPr="00216992">
              <w:rPr>
                <w:rStyle w:val="Hipervnculo"/>
                <w:noProof/>
              </w:rPr>
              <w:t>1.2.</w:t>
            </w:r>
            <w:r>
              <w:rPr>
                <w:rFonts w:asciiTheme="minorHAnsi" w:eastAsiaTheme="minorEastAsia" w:hAnsiTheme="minorHAnsi" w:cstheme="minorBidi"/>
                <w:noProof/>
                <w:sz w:val="22"/>
                <w:szCs w:val="22"/>
              </w:rPr>
              <w:tab/>
            </w:r>
            <w:r w:rsidRPr="00216992">
              <w:rPr>
                <w:rStyle w:val="Hipervnculo"/>
                <w:noProof/>
              </w:rPr>
              <w:t>Aproximación desde la analítica de datos</w:t>
            </w:r>
            <w:r>
              <w:rPr>
                <w:noProof/>
                <w:webHidden/>
              </w:rPr>
              <w:tab/>
            </w:r>
            <w:r>
              <w:rPr>
                <w:noProof/>
                <w:webHidden/>
              </w:rPr>
              <w:fldChar w:fldCharType="begin"/>
            </w:r>
            <w:r>
              <w:rPr>
                <w:noProof/>
                <w:webHidden/>
              </w:rPr>
              <w:instrText xml:space="preserve"> PAGEREF _Toc198843001 \h </w:instrText>
            </w:r>
            <w:r>
              <w:rPr>
                <w:noProof/>
                <w:webHidden/>
              </w:rPr>
            </w:r>
            <w:r>
              <w:rPr>
                <w:noProof/>
                <w:webHidden/>
              </w:rPr>
              <w:fldChar w:fldCharType="separate"/>
            </w:r>
            <w:r>
              <w:rPr>
                <w:noProof/>
                <w:webHidden/>
              </w:rPr>
              <w:t>11</w:t>
            </w:r>
            <w:r>
              <w:rPr>
                <w:noProof/>
                <w:webHidden/>
              </w:rPr>
              <w:fldChar w:fldCharType="end"/>
            </w:r>
          </w:hyperlink>
        </w:p>
        <w:p w14:paraId="7C14864F" w14:textId="1B188349"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02" w:history="1">
            <w:r w:rsidRPr="00216992">
              <w:rPr>
                <w:rStyle w:val="Hipervnculo"/>
                <w:noProof/>
              </w:rPr>
              <w:t>1.3.</w:t>
            </w:r>
            <w:r>
              <w:rPr>
                <w:rFonts w:asciiTheme="minorHAnsi" w:eastAsiaTheme="minorEastAsia" w:hAnsiTheme="minorHAnsi" w:cstheme="minorBidi"/>
                <w:noProof/>
                <w:sz w:val="22"/>
                <w:szCs w:val="22"/>
              </w:rPr>
              <w:tab/>
            </w:r>
            <w:r w:rsidRPr="00216992">
              <w:rPr>
                <w:rStyle w:val="Hipervnculo"/>
                <w:noProof/>
              </w:rPr>
              <w:t>Origen de los datos</w:t>
            </w:r>
            <w:r>
              <w:rPr>
                <w:noProof/>
                <w:webHidden/>
              </w:rPr>
              <w:tab/>
            </w:r>
            <w:r>
              <w:rPr>
                <w:noProof/>
                <w:webHidden/>
              </w:rPr>
              <w:fldChar w:fldCharType="begin"/>
            </w:r>
            <w:r>
              <w:rPr>
                <w:noProof/>
                <w:webHidden/>
              </w:rPr>
              <w:instrText xml:space="preserve"> PAGEREF _Toc198843002 \h </w:instrText>
            </w:r>
            <w:r>
              <w:rPr>
                <w:noProof/>
                <w:webHidden/>
              </w:rPr>
            </w:r>
            <w:r>
              <w:rPr>
                <w:noProof/>
                <w:webHidden/>
              </w:rPr>
              <w:fldChar w:fldCharType="separate"/>
            </w:r>
            <w:r>
              <w:rPr>
                <w:noProof/>
                <w:webHidden/>
              </w:rPr>
              <w:t>11</w:t>
            </w:r>
            <w:r>
              <w:rPr>
                <w:noProof/>
                <w:webHidden/>
              </w:rPr>
              <w:fldChar w:fldCharType="end"/>
            </w:r>
          </w:hyperlink>
        </w:p>
        <w:p w14:paraId="3A718F04" w14:textId="50B0CAB7"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03" w:history="1">
            <w:r w:rsidRPr="00216992">
              <w:rPr>
                <w:rStyle w:val="Hipervnculo"/>
                <w:noProof/>
              </w:rPr>
              <w:t>1.4.</w:t>
            </w:r>
            <w:r>
              <w:rPr>
                <w:rFonts w:asciiTheme="minorHAnsi" w:eastAsiaTheme="minorEastAsia" w:hAnsiTheme="minorHAnsi" w:cstheme="minorBidi"/>
                <w:noProof/>
                <w:sz w:val="22"/>
                <w:szCs w:val="22"/>
              </w:rPr>
              <w:tab/>
            </w:r>
            <w:r w:rsidRPr="00216992">
              <w:rPr>
                <w:rStyle w:val="Hipervnculo"/>
                <w:noProof/>
              </w:rPr>
              <w:t>Métricas de desempeño</w:t>
            </w:r>
            <w:r>
              <w:rPr>
                <w:noProof/>
                <w:webHidden/>
              </w:rPr>
              <w:tab/>
            </w:r>
            <w:r>
              <w:rPr>
                <w:noProof/>
                <w:webHidden/>
              </w:rPr>
              <w:fldChar w:fldCharType="begin"/>
            </w:r>
            <w:r>
              <w:rPr>
                <w:noProof/>
                <w:webHidden/>
              </w:rPr>
              <w:instrText xml:space="preserve"> PAGEREF _Toc198843003 \h </w:instrText>
            </w:r>
            <w:r>
              <w:rPr>
                <w:noProof/>
                <w:webHidden/>
              </w:rPr>
            </w:r>
            <w:r>
              <w:rPr>
                <w:noProof/>
                <w:webHidden/>
              </w:rPr>
              <w:fldChar w:fldCharType="separate"/>
            </w:r>
            <w:r>
              <w:rPr>
                <w:noProof/>
                <w:webHidden/>
              </w:rPr>
              <w:t>12</w:t>
            </w:r>
            <w:r>
              <w:rPr>
                <w:noProof/>
                <w:webHidden/>
              </w:rPr>
              <w:fldChar w:fldCharType="end"/>
            </w:r>
          </w:hyperlink>
        </w:p>
        <w:p w14:paraId="31887248" w14:textId="019B4D42" w:rsidR="009A78A7" w:rsidRDefault="009A78A7">
          <w:pPr>
            <w:pStyle w:val="TDC1"/>
            <w:tabs>
              <w:tab w:val="left" w:pos="1320"/>
            </w:tabs>
            <w:rPr>
              <w:rFonts w:asciiTheme="minorHAnsi" w:eastAsiaTheme="minorEastAsia" w:hAnsiTheme="minorHAnsi" w:cstheme="minorBidi"/>
              <w:noProof/>
              <w:sz w:val="22"/>
              <w:szCs w:val="22"/>
            </w:rPr>
          </w:pPr>
          <w:hyperlink w:anchor="_Toc198843004" w:history="1">
            <w:r w:rsidRPr="00216992">
              <w:rPr>
                <w:rStyle w:val="Hipervnculo"/>
                <w:noProof/>
              </w:rPr>
              <w:t>2.</w:t>
            </w:r>
            <w:r>
              <w:rPr>
                <w:rFonts w:asciiTheme="minorHAnsi" w:eastAsiaTheme="minorEastAsia" w:hAnsiTheme="minorHAnsi" w:cstheme="minorBidi"/>
                <w:noProof/>
                <w:sz w:val="22"/>
                <w:szCs w:val="22"/>
              </w:rPr>
              <w:tab/>
            </w:r>
            <w:r w:rsidRPr="00216992">
              <w:rPr>
                <w:rStyle w:val="Hipervnculo"/>
                <w:noProof/>
              </w:rPr>
              <w:t>Objetivos</w:t>
            </w:r>
            <w:r>
              <w:rPr>
                <w:noProof/>
                <w:webHidden/>
              </w:rPr>
              <w:tab/>
            </w:r>
            <w:r>
              <w:rPr>
                <w:noProof/>
                <w:webHidden/>
              </w:rPr>
              <w:fldChar w:fldCharType="begin"/>
            </w:r>
            <w:r>
              <w:rPr>
                <w:noProof/>
                <w:webHidden/>
              </w:rPr>
              <w:instrText xml:space="preserve"> PAGEREF _Toc198843004 \h </w:instrText>
            </w:r>
            <w:r>
              <w:rPr>
                <w:noProof/>
                <w:webHidden/>
              </w:rPr>
            </w:r>
            <w:r>
              <w:rPr>
                <w:noProof/>
                <w:webHidden/>
              </w:rPr>
              <w:fldChar w:fldCharType="separate"/>
            </w:r>
            <w:r>
              <w:rPr>
                <w:noProof/>
                <w:webHidden/>
              </w:rPr>
              <w:t>14</w:t>
            </w:r>
            <w:r>
              <w:rPr>
                <w:noProof/>
                <w:webHidden/>
              </w:rPr>
              <w:fldChar w:fldCharType="end"/>
            </w:r>
          </w:hyperlink>
        </w:p>
        <w:p w14:paraId="5A950839" w14:textId="7747985B"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05" w:history="1">
            <w:r w:rsidRPr="00216992">
              <w:rPr>
                <w:rStyle w:val="Hipervnculo"/>
                <w:noProof/>
              </w:rPr>
              <w:t>2.1.</w:t>
            </w:r>
            <w:r>
              <w:rPr>
                <w:rFonts w:asciiTheme="minorHAnsi" w:eastAsiaTheme="minorEastAsia" w:hAnsiTheme="minorHAnsi" w:cstheme="minorBidi"/>
                <w:noProof/>
                <w:sz w:val="22"/>
                <w:szCs w:val="22"/>
              </w:rPr>
              <w:tab/>
            </w:r>
            <w:r w:rsidRPr="00216992">
              <w:rPr>
                <w:rStyle w:val="Hipervnculo"/>
                <w:noProof/>
              </w:rPr>
              <w:t>Objetivo general</w:t>
            </w:r>
            <w:r>
              <w:rPr>
                <w:noProof/>
                <w:webHidden/>
              </w:rPr>
              <w:tab/>
            </w:r>
            <w:r>
              <w:rPr>
                <w:noProof/>
                <w:webHidden/>
              </w:rPr>
              <w:fldChar w:fldCharType="begin"/>
            </w:r>
            <w:r>
              <w:rPr>
                <w:noProof/>
                <w:webHidden/>
              </w:rPr>
              <w:instrText xml:space="preserve"> PAGEREF _Toc198843005 \h </w:instrText>
            </w:r>
            <w:r>
              <w:rPr>
                <w:noProof/>
                <w:webHidden/>
              </w:rPr>
            </w:r>
            <w:r>
              <w:rPr>
                <w:noProof/>
                <w:webHidden/>
              </w:rPr>
              <w:fldChar w:fldCharType="separate"/>
            </w:r>
            <w:r>
              <w:rPr>
                <w:noProof/>
                <w:webHidden/>
              </w:rPr>
              <w:t>14</w:t>
            </w:r>
            <w:r>
              <w:rPr>
                <w:noProof/>
                <w:webHidden/>
              </w:rPr>
              <w:fldChar w:fldCharType="end"/>
            </w:r>
          </w:hyperlink>
        </w:p>
        <w:p w14:paraId="22696B45" w14:textId="34A798A3"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06" w:history="1">
            <w:r w:rsidRPr="00216992">
              <w:rPr>
                <w:rStyle w:val="Hipervnculo"/>
                <w:noProof/>
              </w:rPr>
              <w:t>2.2.</w:t>
            </w:r>
            <w:r>
              <w:rPr>
                <w:rFonts w:asciiTheme="minorHAnsi" w:eastAsiaTheme="minorEastAsia" w:hAnsiTheme="minorHAnsi" w:cstheme="minorBidi"/>
                <w:noProof/>
                <w:sz w:val="22"/>
                <w:szCs w:val="22"/>
              </w:rPr>
              <w:tab/>
            </w:r>
            <w:r w:rsidRPr="00216992">
              <w:rPr>
                <w:rStyle w:val="Hipervnculo"/>
                <w:noProof/>
              </w:rPr>
              <w:t>Objetivos específicos</w:t>
            </w:r>
            <w:r>
              <w:rPr>
                <w:noProof/>
                <w:webHidden/>
              </w:rPr>
              <w:tab/>
            </w:r>
            <w:r>
              <w:rPr>
                <w:noProof/>
                <w:webHidden/>
              </w:rPr>
              <w:fldChar w:fldCharType="begin"/>
            </w:r>
            <w:r>
              <w:rPr>
                <w:noProof/>
                <w:webHidden/>
              </w:rPr>
              <w:instrText xml:space="preserve"> PAGEREF _Toc198843006 \h </w:instrText>
            </w:r>
            <w:r>
              <w:rPr>
                <w:noProof/>
                <w:webHidden/>
              </w:rPr>
            </w:r>
            <w:r>
              <w:rPr>
                <w:noProof/>
                <w:webHidden/>
              </w:rPr>
              <w:fldChar w:fldCharType="separate"/>
            </w:r>
            <w:r>
              <w:rPr>
                <w:noProof/>
                <w:webHidden/>
              </w:rPr>
              <w:t>14</w:t>
            </w:r>
            <w:r>
              <w:rPr>
                <w:noProof/>
                <w:webHidden/>
              </w:rPr>
              <w:fldChar w:fldCharType="end"/>
            </w:r>
          </w:hyperlink>
        </w:p>
        <w:p w14:paraId="4144F382" w14:textId="75E0FAF5" w:rsidR="009A78A7" w:rsidRDefault="009A78A7">
          <w:pPr>
            <w:pStyle w:val="TDC1"/>
            <w:tabs>
              <w:tab w:val="left" w:pos="1320"/>
            </w:tabs>
            <w:rPr>
              <w:rFonts w:asciiTheme="minorHAnsi" w:eastAsiaTheme="minorEastAsia" w:hAnsiTheme="minorHAnsi" w:cstheme="minorBidi"/>
              <w:noProof/>
              <w:sz w:val="22"/>
              <w:szCs w:val="22"/>
            </w:rPr>
          </w:pPr>
          <w:hyperlink w:anchor="_Toc198843007" w:history="1">
            <w:r w:rsidRPr="00216992">
              <w:rPr>
                <w:rStyle w:val="Hipervnculo"/>
                <w:noProof/>
              </w:rPr>
              <w:t>3.</w:t>
            </w:r>
            <w:r>
              <w:rPr>
                <w:rFonts w:asciiTheme="minorHAnsi" w:eastAsiaTheme="minorEastAsia" w:hAnsiTheme="minorHAnsi" w:cstheme="minorBidi"/>
                <w:noProof/>
                <w:sz w:val="22"/>
                <w:szCs w:val="22"/>
              </w:rPr>
              <w:tab/>
            </w:r>
            <w:r w:rsidRPr="00216992">
              <w:rPr>
                <w:rStyle w:val="Hipervnculo"/>
                <w:noProof/>
              </w:rPr>
              <w:t>Datos</w:t>
            </w:r>
            <w:r>
              <w:rPr>
                <w:noProof/>
                <w:webHidden/>
              </w:rPr>
              <w:tab/>
            </w:r>
            <w:r>
              <w:rPr>
                <w:noProof/>
                <w:webHidden/>
              </w:rPr>
              <w:fldChar w:fldCharType="begin"/>
            </w:r>
            <w:r>
              <w:rPr>
                <w:noProof/>
                <w:webHidden/>
              </w:rPr>
              <w:instrText xml:space="preserve"> PAGEREF _Toc198843007 \h </w:instrText>
            </w:r>
            <w:r>
              <w:rPr>
                <w:noProof/>
                <w:webHidden/>
              </w:rPr>
            </w:r>
            <w:r>
              <w:rPr>
                <w:noProof/>
                <w:webHidden/>
              </w:rPr>
              <w:fldChar w:fldCharType="separate"/>
            </w:r>
            <w:r>
              <w:rPr>
                <w:noProof/>
                <w:webHidden/>
              </w:rPr>
              <w:t>15</w:t>
            </w:r>
            <w:r>
              <w:rPr>
                <w:noProof/>
                <w:webHidden/>
              </w:rPr>
              <w:fldChar w:fldCharType="end"/>
            </w:r>
          </w:hyperlink>
        </w:p>
        <w:p w14:paraId="0D3E99F9" w14:textId="344A43AD"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08" w:history="1">
            <w:r w:rsidRPr="00216992">
              <w:rPr>
                <w:rStyle w:val="Hipervnculo"/>
                <w:noProof/>
              </w:rPr>
              <w:t>3.1.</w:t>
            </w:r>
            <w:r>
              <w:rPr>
                <w:rFonts w:asciiTheme="minorHAnsi" w:eastAsiaTheme="minorEastAsia" w:hAnsiTheme="minorHAnsi" w:cstheme="minorBidi"/>
                <w:noProof/>
                <w:sz w:val="22"/>
                <w:szCs w:val="22"/>
              </w:rPr>
              <w:tab/>
            </w:r>
            <w:r w:rsidRPr="00216992">
              <w:rPr>
                <w:rStyle w:val="Hipervnculo"/>
                <w:noProof/>
              </w:rPr>
              <w:t>Datos originales</w:t>
            </w:r>
            <w:r>
              <w:rPr>
                <w:noProof/>
                <w:webHidden/>
              </w:rPr>
              <w:tab/>
            </w:r>
            <w:r>
              <w:rPr>
                <w:noProof/>
                <w:webHidden/>
              </w:rPr>
              <w:fldChar w:fldCharType="begin"/>
            </w:r>
            <w:r>
              <w:rPr>
                <w:noProof/>
                <w:webHidden/>
              </w:rPr>
              <w:instrText xml:space="preserve"> PAGEREF _Toc198843008 \h </w:instrText>
            </w:r>
            <w:r>
              <w:rPr>
                <w:noProof/>
                <w:webHidden/>
              </w:rPr>
            </w:r>
            <w:r>
              <w:rPr>
                <w:noProof/>
                <w:webHidden/>
              </w:rPr>
              <w:fldChar w:fldCharType="separate"/>
            </w:r>
            <w:r>
              <w:rPr>
                <w:noProof/>
                <w:webHidden/>
              </w:rPr>
              <w:t>15</w:t>
            </w:r>
            <w:r>
              <w:rPr>
                <w:noProof/>
                <w:webHidden/>
              </w:rPr>
              <w:fldChar w:fldCharType="end"/>
            </w:r>
          </w:hyperlink>
        </w:p>
        <w:p w14:paraId="35A58D78" w14:textId="0D030F97"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09" w:history="1">
            <w:r w:rsidRPr="00216992">
              <w:rPr>
                <w:rStyle w:val="Hipervnculo"/>
                <w:noProof/>
              </w:rPr>
              <w:t>3.2.</w:t>
            </w:r>
            <w:r>
              <w:rPr>
                <w:rFonts w:asciiTheme="minorHAnsi" w:eastAsiaTheme="minorEastAsia" w:hAnsiTheme="minorHAnsi" w:cstheme="minorBidi"/>
                <w:noProof/>
                <w:sz w:val="22"/>
                <w:szCs w:val="22"/>
              </w:rPr>
              <w:tab/>
            </w:r>
            <w:r w:rsidRPr="00216992">
              <w:rPr>
                <w:rStyle w:val="Hipervnculo"/>
                <w:noProof/>
              </w:rPr>
              <w:t>Datsets</w:t>
            </w:r>
            <w:r>
              <w:rPr>
                <w:noProof/>
                <w:webHidden/>
              </w:rPr>
              <w:tab/>
            </w:r>
            <w:r>
              <w:rPr>
                <w:noProof/>
                <w:webHidden/>
              </w:rPr>
              <w:fldChar w:fldCharType="begin"/>
            </w:r>
            <w:r>
              <w:rPr>
                <w:noProof/>
                <w:webHidden/>
              </w:rPr>
              <w:instrText xml:space="preserve"> PAGEREF _Toc198843009 \h </w:instrText>
            </w:r>
            <w:r>
              <w:rPr>
                <w:noProof/>
                <w:webHidden/>
              </w:rPr>
            </w:r>
            <w:r>
              <w:rPr>
                <w:noProof/>
                <w:webHidden/>
              </w:rPr>
              <w:fldChar w:fldCharType="separate"/>
            </w:r>
            <w:r>
              <w:rPr>
                <w:noProof/>
                <w:webHidden/>
              </w:rPr>
              <w:t>18</w:t>
            </w:r>
            <w:r>
              <w:rPr>
                <w:noProof/>
                <w:webHidden/>
              </w:rPr>
              <w:fldChar w:fldCharType="end"/>
            </w:r>
          </w:hyperlink>
        </w:p>
        <w:p w14:paraId="2B310E49" w14:textId="4DC2943A" w:rsidR="009A78A7" w:rsidRDefault="009A78A7">
          <w:pPr>
            <w:pStyle w:val="TDC2"/>
            <w:tabs>
              <w:tab w:val="left" w:pos="1540"/>
              <w:tab w:val="right" w:leader="dot" w:pos="9394"/>
            </w:tabs>
            <w:rPr>
              <w:rFonts w:asciiTheme="minorHAnsi" w:eastAsiaTheme="minorEastAsia" w:hAnsiTheme="minorHAnsi" w:cstheme="minorBidi"/>
              <w:noProof/>
              <w:sz w:val="22"/>
              <w:szCs w:val="22"/>
            </w:rPr>
          </w:pPr>
          <w:hyperlink w:anchor="_Toc198843010" w:history="1">
            <w:r w:rsidRPr="00216992">
              <w:rPr>
                <w:rStyle w:val="Hipervnculo"/>
                <w:noProof/>
              </w:rPr>
              <w:t>3.3.</w:t>
            </w:r>
            <w:r>
              <w:rPr>
                <w:rFonts w:asciiTheme="minorHAnsi" w:eastAsiaTheme="minorEastAsia" w:hAnsiTheme="minorHAnsi" w:cstheme="minorBidi"/>
                <w:noProof/>
                <w:sz w:val="22"/>
                <w:szCs w:val="22"/>
              </w:rPr>
              <w:tab/>
            </w:r>
            <w:r w:rsidRPr="00216992">
              <w:rPr>
                <w:rStyle w:val="Hipervnculo"/>
                <w:noProof/>
              </w:rPr>
              <w:t>Analítica descriptiva</w:t>
            </w:r>
            <w:r>
              <w:rPr>
                <w:noProof/>
                <w:webHidden/>
              </w:rPr>
              <w:tab/>
            </w:r>
            <w:r>
              <w:rPr>
                <w:noProof/>
                <w:webHidden/>
              </w:rPr>
              <w:fldChar w:fldCharType="begin"/>
            </w:r>
            <w:r>
              <w:rPr>
                <w:noProof/>
                <w:webHidden/>
              </w:rPr>
              <w:instrText xml:space="preserve"> PAGEREF _Toc198843010 \h </w:instrText>
            </w:r>
            <w:r>
              <w:rPr>
                <w:noProof/>
                <w:webHidden/>
              </w:rPr>
            </w:r>
            <w:r>
              <w:rPr>
                <w:noProof/>
                <w:webHidden/>
              </w:rPr>
              <w:fldChar w:fldCharType="separate"/>
            </w:r>
            <w:r>
              <w:rPr>
                <w:noProof/>
                <w:webHidden/>
              </w:rPr>
              <w:t>22</w:t>
            </w:r>
            <w:r>
              <w:rPr>
                <w:noProof/>
                <w:webHidden/>
              </w:rPr>
              <w:fldChar w:fldCharType="end"/>
            </w:r>
          </w:hyperlink>
        </w:p>
        <w:p w14:paraId="13FDCA42" w14:textId="59C578D2" w:rsidR="009A78A7" w:rsidRDefault="009A78A7">
          <w:pPr>
            <w:pStyle w:val="TDC1"/>
            <w:rPr>
              <w:rFonts w:asciiTheme="minorHAnsi" w:eastAsiaTheme="minorEastAsia" w:hAnsiTheme="minorHAnsi" w:cstheme="minorBidi"/>
              <w:noProof/>
              <w:sz w:val="22"/>
              <w:szCs w:val="22"/>
            </w:rPr>
          </w:pPr>
          <w:hyperlink w:anchor="_Toc198843011" w:history="1">
            <w:r w:rsidRPr="00216992">
              <w:rPr>
                <w:rStyle w:val="Hipervnculo"/>
                <w:noProof/>
              </w:rPr>
              <w:t>Referencias</w:t>
            </w:r>
            <w:r>
              <w:rPr>
                <w:noProof/>
                <w:webHidden/>
              </w:rPr>
              <w:tab/>
            </w:r>
            <w:r>
              <w:rPr>
                <w:noProof/>
                <w:webHidden/>
              </w:rPr>
              <w:fldChar w:fldCharType="begin"/>
            </w:r>
            <w:r>
              <w:rPr>
                <w:noProof/>
                <w:webHidden/>
              </w:rPr>
              <w:instrText xml:space="preserve"> PAGEREF _Toc198843011 \h </w:instrText>
            </w:r>
            <w:r>
              <w:rPr>
                <w:noProof/>
                <w:webHidden/>
              </w:rPr>
            </w:r>
            <w:r>
              <w:rPr>
                <w:noProof/>
                <w:webHidden/>
              </w:rPr>
              <w:fldChar w:fldCharType="separate"/>
            </w:r>
            <w:r>
              <w:rPr>
                <w:noProof/>
                <w:webHidden/>
              </w:rPr>
              <w:t>34</w:t>
            </w:r>
            <w:r>
              <w:rPr>
                <w:noProof/>
                <w:webHidden/>
              </w:rPr>
              <w:fldChar w:fldCharType="end"/>
            </w:r>
          </w:hyperlink>
        </w:p>
        <w:p w14:paraId="071245EF" w14:textId="0A450140" w:rsidR="009A78A7" w:rsidRDefault="009A78A7">
          <w:r>
            <w:rPr>
              <w:b/>
              <w:bCs/>
              <w:lang w:val="es-ES"/>
            </w:rPr>
            <w:fldChar w:fldCharType="end"/>
          </w:r>
        </w:p>
      </w:sdtContent>
    </w:sdt>
    <w:p w14:paraId="0000007F" w14:textId="77777777" w:rsidR="00F27B69" w:rsidRPr="00E509EC" w:rsidRDefault="00000000">
      <w:pPr>
        <w:jc w:val="center"/>
        <w:rPr>
          <w:b/>
        </w:rPr>
      </w:pPr>
      <w:r w:rsidRPr="00E509EC">
        <w:t xml:space="preserve"> </w:t>
      </w:r>
      <w:r w:rsidRPr="00E509EC">
        <w:br w:type="page"/>
      </w:r>
    </w:p>
    <w:p w14:paraId="00000080" w14:textId="77777777" w:rsidR="00F27B69" w:rsidRPr="00E509EC" w:rsidRDefault="00000000">
      <w:pPr>
        <w:jc w:val="center"/>
        <w:rPr>
          <w:b/>
        </w:rPr>
      </w:pPr>
      <w:r w:rsidRPr="00E509EC">
        <w:rPr>
          <w:b/>
        </w:rPr>
        <w:lastRenderedPageBreak/>
        <w:t>Lista de tablas</w:t>
      </w:r>
    </w:p>
    <w:p w14:paraId="00000085" w14:textId="33C13944" w:rsidR="00F27B69" w:rsidRDefault="00F27B69">
      <w:pPr>
        <w:jc w:val="center"/>
      </w:pPr>
    </w:p>
    <w:p w14:paraId="28D3C3F2" w14:textId="1429EE80" w:rsidR="00B45083" w:rsidRDefault="00B45083">
      <w:pPr>
        <w:pStyle w:val="Tabladeilustraciones"/>
        <w:tabs>
          <w:tab w:val="right" w:leader="dot" w:pos="9394"/>
        </w:tabs>
        <w:rPr>
          <w:rFonts w:asciiTheme="minorHAnsi" w:eastAsiaTheme="minorEastAsia" w:hAnsiTheme="minorHAnsi" w:cstheme="minorBidi"/>
          <w:noProof/>
          <w:sz w:val="22"/>
          <w:szCs w:val="22"/>
        </w:rPr>
      </w:pPr>
      <w:r>
        <w:fldChar w:fldCharType="begin"/>
      </w:r>
      <w:r>
        <w:instrText xml:space="preserve"> TOC \h \z \c "Tabla" </w:instrText>
      </w:r>
      <w:r>
        <w:fldChar w:fldCharType="separate"/>
      </w:r>
      <w:hyperlink w:anchor="_Toc198841751" w:history="1">
        <w:r w:rsidRPr="00C62B00">
          <w:rPr>
            <w:rStyle w:val="Hipervnculo"/>
            <w:b/>
            <w:bCs/>
            <w:noProof/>
          </w:rPr>
          <w:t>Tabla 1.</w:t>
        </w:r>
        <w:r w:rsidRPr="00C62B00">
          <w:rPr>
            <w:rStyle w:val="Hipervnculo"/>
            <w:noProof/>
          </w:rPr>
          <w:t xml:space="preserve"> Principales Variables del DataSet</w:t>
        </w:r>
        <w:r>
          <w:rPr>
            <w:noProof/>
            <w:webHidden/>
          </w:rPr>
          <w:tab/>
        </w:r>
        <w:r>
          <w:rPr>
            <w:noProof/>
            <w:webHidden/>
          </w:rPr>
          <w:fldChar w:fldCharType="begin"/>
        </w:r>
        <w:r>
          <w:rPr>
            <w:noProof/>
            <w:webHidden/>
          </w:rPr>
          <w:instrText xml:space="preserve"> PAGEREF _Toc198841751 \h </w:instrText>
        </w:r>
        <w:r>
          <w:rPr>
            <w:noProof/>
            <w:webHidden/>
          </w:rPr>
        </w:r>
        <w:r>
          <w:rPr>
            <w:noProof/>
            <w:webHidden/>
          </w:rPr>
          <w:fldChar w:fldCharType="separate"/>
        </w:r>
        <w:r>
          <w:rPr>
            <w:noProof/>
            <w:webHidden/>
          </w:rPr>
          <w:t>16</w:t>
        </w:r>
        <w:r>
          <w:rPr>
            <w:noProof/>
            <w:webHidden/>
          </w:rPr>
          <w:fldChar w:fldCharType="end"/>
        </w:r>
      </w:hyperlink>
    </w:p>
    <w:p w14:paraId="5F10D907" w14:textId="2F4C12C5" w:rsidR="00B45083" w:rsidRDefault="00B45083">
      <w:pPr>
        <w:pStyle w:val="Tabladeilustraciones"/>
        <w:tabs>
          <w:tab w:val="right" w:leader="dot" w:pos="9394"/>
        </w:tabs>
        <w:rPr>
          <w:rFonts w:asciiTheme="minorHAnsi" w:eastAsiaTheme="minorEastAsia" w:hAnsiTheme="minorHAnsi" w:cstheme="minorBidi"/>
          <w:noProof/>
          <w:sz w:val="22"/>
          <w:szCs w:val="22"/>
        </w:rPr>
      </w:pPr>
      <w:hyperlink w:anchor="_Toc198841752" w:history="1">
        <w:r w:rsidRPr="00C62B00">
          <w:rPr>
            <w:rStyle w:val="Hipervnculo"/>
            <w:b/>
            <w:bCs/>
            <w:noProof/>
          </w:rPr>
          <w:t>Tabla 2.</w:t>
        </w:r>
        <w:r w:rsidRPr="00C62B00">
          <w:rPr>
            <w:rStyle w:val="Hipervnculo"/>
            <w:noProof/>
          </w:rPr>
          <w:t xml:space="preserve"> Caracterización de las columnas</w:t>
        </w:r>
        <w:r>
          <w:rPr>
            <w:noProof/>
            <w:webHidden/>
          </w:rPr>
          <w:tab/>
        </w:r>
        <w:r>
          <w:rPr>
            <w:noProof/>
            <w:webHidden/>
          </w:rPr>
          <w:fldChar w:fldCharType="begin"/>
        </w:r>
        <w:r>
          <w:rPr>
            <w:noProof/>
            <w:webHidden/>
          </w:rPr>
          <w:instrText xml:space="preserve"> PAGEREF _Toc198841752 \h </w:instrText>
        </w:r>
        <w:r>
          <w:rPr>
            <w:noProof/>
            <w:webHidden/>
          </w:rPr>
        </w:r>
        <w:r>
          <w:rPr>
            <w:noProof/>
            <w:webHidden/>
          </w:rPr>
          <w:fldChar w:fldCharType="separate"/>
        </w:r>
        <w:r>
          <w:rPr>
            <w:noProof/>
            <w:webHidden/>
          </w:rPr>
          <w:t>17</w:t>
        </w:r>
        <w:r>
          <w:rPr>
            <w:noProof/>
            <w:webHidden/>
          </w:rPr>
          <w:fldChar w:fldCharType="end"/>
        </w:r>
      </w:hyperlink>
    </w:p>
    <w:p w14:paraId="2A8E39CC" w14:textId="2462D1A3" w:rsidR="00B45083" w:rsidRPr="00E509EC" w:rsidRDefault="00B45083">
      <w:pPr>
        <w:jc w:val="center"/>
      </w:pPr>
      <w:r>
        <w:fldChar w:fldCharType="end"/>
      </w:r>
    </w:p>
    <w:p w14:paraId="00000086" w14:textId="77777777" w:rsidR="00F27B69" w:rsidRPr="00E509EC" w:rsidRDefault="00000000">
      <w:pPr>
        <w:spacing w:after="160" w:line="259" w:lineRule="auto"/>
        <w:jc w:val="left"/>
      </w:pPr>
      <w:r w:rsidRPr="00E509EC">
        <w:br w:type="page"/>
      </w:r>
    </w:p>
    <w:p w14:paraId="00000087" w14:textId="77777777" w:rsidR="00F27B69" w:rsidRPr="00E509EC" w:rsidRDefault="00000000">
      <w:pPr>
        <w:jc w:val="center"/>
        <w:rPr>
          <w:b/>
        </w:rPr>
      </w:pPr>
      <w:r w:rsidRPr="00E509EC">
        <w:rPr>
          <w:b/>
        </w:rPr>
        <w:lastRenderedPageBreak/>
        <w:t>Lista de figuras</w:t>
      </w:r>
    </w:p>
    <w:p w14:paraId="00000088" w14:textId="77777777" w:rsidR="00F27B69" w:rsidRPr="00E509EC" w:rsidRDefault="00F27B69"/>
    <w:p w14:paraId="64151937" w14:textId="62DE9AF5" w:rsidR="000D09EC" w:rsidRDefault="000D09EC">
      <w:pPr>
        <w:pStyle w:val="Tabladeilustraciones"/>
        <w:tabs>
          <w:tab w:val="right" w:leader="dot" w:pos="9394"/>
        </w:tabs>
        <w:rPr>
          <w:rFonts w:asciiTheme="minorHAnsi" w:eastAsiaTheme="minorEastAsia" w:hAnsiTheme="minorHAnsi" w:cstheme="minorBidi"/>
          <w:noProof/>
          <w:sz w:val="22"/>
          <w:szCs w:val="22"/>
        </w:rPr>
      </w:pPr>
      <w:r>
        <w:rPr>
          <w:color w:val="000000"/>
        </w:rPr>
        <w:fldChar w:fldCharType="begin"/>
      </w:r>
      <w:r>
        <w:rPr>
          <w:color w:val="000000"/>
        </w:rPr>
        <w:instrText xml:space="preserve"> TOC \h \z \c "Figura" </w:instrText>
      </w:r>
      <w:r>
        <w:rPr>
          <w:color w:val="000000"/>
        </w:rPr>
        <w:fldChar w:fldCharType="separate"/>
      </w:r>
      <w:hyperlink w:anchor="_Toc198841592" w:history="1">
        <w:r w:rsidRPr="00890A75">
          <w:rPr>
            <w:rStyle w:val="Hipervnculo"/>
            <w:b/>
            <w:bCs/>
            <w:noProof/>
          </w:rPr>
          <w:t>Figura 1.</w:t>
        </w:r>
        <w:r w:rsidRPr="00890A75">
          <w:rPr>
            <w:rStyle w:val="Hipervnculo"/>
            <w:noProof/>
          </w:rPr>
          <w:t xml:space="preserve"> BOXPLOT con Outlier</w:t>
        </w:r>
        <w:r>
          <w:rPr>
            <w:noProof/>
            <w:webHidden/>
          </w:rPr>
          <w:tab/>
        </w:r>
        <w:r>
          <w:rPr>
            <w:noProof/>
            <w:webHidden/>
          </w:rPr>
          <w:fldChar w:fldCharType="begin"/>
        </w:r>
        <w:r>
          <w:rPr>
            <w:noProof/>
            <w:webHidden/>
          </w:rPr>
          <w:instrText xml:space="preserve"> PAGEREF _Toc198841592 \h </w:instrText>
        </w:r>
        <w:r>
          <w:rPr>
            <w:noProof/>
            <w:webHidden/>
          </w:rPr>
        </w:r>
        <w:r>
          <w:rPr>
            <w:noProof/>
            <w:webHidden/>
          </w:rPr>
          <w:fldChar w:fldCharType="separate"/>
        </w:r>
        <w:r>
          <w:rPr>
            <w:noProof/>
            <w:webHidden/>
          </w:rPr>
          <w:t>18</w:t>
        </w:r>
        <w:r>
          <w:rPr>
            <w:noProof/>
            <w:webHidden/>
          </w:rPr>
          <w:fldChar w:fldCharType="end"/>
        </w:r>
      </w:hyperlink>
    </w:p>
    <w:p w14:paraId="18753EBB" w14:textId="5154A105"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593" w:history="1">
        <w:r w:rsidRPr="00890A75">
          <w:rPr>
            <w:rStyle w:val="Hipervnculo"/>
            <w:b/>
            <w:bCs/>
            <w:noProof/>
          </w:rPr>
          <w:t>Figura 2</w:t>
        </w:r>
        <w:r w:rsidRPr="00890A75">
          <w:rPr>
            <w:rStyle w:val="Hipervnculo"/>
            <w:noProof/>
          </w:rPr>
          <w:t>. Rango inter-cuartil (IQR)</w:t>
        </w:r>
        <w:r>
          <w:rPr>
            <w:noProof/>
            <w:webHidden/>
          </w:rPr>
          <w:tab/>
        </w:r>
        <w:r>
          <w:rPr>
            <w:noProof/>
            <w:webHidden/>
          </w:rPr>
          <w:fldChar w:fldCharType="begin"/>
        </w:r>
        <w:r>
          <w:rPr>
            <w:noProof/>
            <w:webHidden/>
          </w:rPr>
          <w:instrText xml:space="preserve"> PAGEREF _Toc198841593 \h </w:instrText>
        </w:r>
        <w:r>
          <w:rPr>
            <w:noProof/>
            <w:webHidden/>
          </w:rPr>
        </w:r>
        <w:r>
          <w:rPr>
            <w:noProof/>
            <w:webHidden/>
          </w:rPr>
          <w:fldChar w:fldCharType="separate"/>
        </w:r>
        <w:r>
          <w:rPr>
            <w:noProof/>
            <w:webHidden/>
          </w:rPr>
          <w:t>19</w:t>
        </w:r>
        <w:r>
          <w:rPr>
            <w:noProof/>
            <w:webHidden/>
          </w:rPr>
          <w:fldChar w:fldCharType="end"/>
        </w:r>
      </w:hyperlink>
    </w:p>
    <w:p w14:paraId="64F4470D" w14:textId="0B6CDC78"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594" w:history="1">
        <w:r w:rsidRPr="00890A75">
          <w:rPr>
            <w:rStyle w:val="Hipervnculo"/>
            <w:b/>
            <w:bCs/>
            <w:noProof/>
          </w:rPr>
          <w:t>Figura 3.</w:t>
        </w:r>
        <w:r w:rsidRPr="00890A75">
          <w:rPr>
            <w:rStyle w:val="Hipervnculo"/>
            <w:noProof/>
          </w:rPr>
          <w:t xml:space="preserve"> Reemplazar atípicos por la media</w:t>
        </w:r>
        <w:r>
          <w:rPr>
            <w:noProof/>
            <w:webHidden/>
          </w:rPr>
          <w:tab/>
        </w:r>
        <w:r>
          <w:rPr>
            <w:noProof/>
            <w:webHidden/>
          </w:rPr>
          <w:fldChar w:fldCharType="begin"/>
        </w:r>
        <w:r>
          <w:rPr>
            <w:noProof/>
            <w:webHidden/>
          </w:rPr>
          <w:instrText xml:space="preserve"> PAGEREF _Toc198841594 \h </w:instrText>
        </w:r>
        <w:r>
          <w:rPr>
            <w:noProof/>
            <w:webHidden/>
          </w:rPr>
        </w:r>
        <w:r>
          <w:rPr>
            <w:noProof/>
            <w:webHidden/>
          </w:rPr>
          <w:fldChar w:fldCharType="separate"/>
        </w:r>
        <w:r>
          <w:rPr>
            <w:noProof/>
            <w:webHidden/>
          </w:rPr>
          <w:t>19</w:t>
        </w:r>
        <w:r>
          <w:rPr>
            <w:noProof/>
            <w:webHidden/>
          </w:rPr>
          <w:fldChar w:fldCharType="end"/>
        </w:r>
      </w:hyperlink>
    </w:p>
    <w:p w14:paraId="0A56A3A1" w14:textId="2248B767"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595" w:history="1">
        <w:r w:rsidRPr="00890A75">
          <w:rPr>
            <w:rStyle w:val="Hipervnculo"/>
            <w:b/>
            <w:bCs/>
            <w:noProof/>
          </w:rPr>
          <w:t>Figura 4.</w:t>
        </w:r>
        <w:r w:rsidRPr="00890A75">
          <w:rPr>
            <w:rStyle w:val="Hipervnculo"/>
            <w:noProof/>
          </w:rPr>
          <w:t xml:space="preserve"> Distribución de los tiempos después del tratamiento de atípicos</w:t>
        </w:r>
        <w:r>
          <w:rPr>
            <w:noProof/>
            <w:webHidden/>
          </w:rPr>
          <w:tab/>
        </w:r>
        <w:r>
          <w:rPr>
            <w:noProof/>
            <w:webHidden/>
          </w:rPr>
          <w:fldChar w:fldCharType="begin"/>
        </w:r>
        <w:r>
          <w:rPr>
            <w:noProof/>
            <w:webHidden/>
          </w:rPr>
          <w:instrText xml:space="preserve"> PAGEREF _Toc198841595 \h </w:instrText>
        </w:r>
        <w:r>
          <w:rPr>
            <w:noProof/>
            <w:webHidden/>
          </w:rPr>
        </w:r>
        <w:r>
          <w:rPr>
            <w:noProof/>
            <w:webHidden/>
          </w:rPr>
          <w:fldChar w:fldCharType="separate"/>
        </w:r>
        <w:r>
          <w:rPr>
            <w:noProof/>
            <w:webHidden/>
          </w:rPr>
          <w:t>20</w:t>
        </w:r>
        <w:r>
          <w:rPr>
            <w:noProof/>
            <w:webHidden/>
          </w:rPr>
          <w:fldChar w:fldCharType="end"/>
        </w:r>
      </w:hyperlink>
    </w:p>
    <w:p w14:paraId="38D00C2A" w14:textId="393EEA60"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596" w:history="1">
        <w:r w:rsidRPr="00890A75">
          <w:rPr>
            <w:rStyle w:val="Hipervnculo"/>
            <w:b/>
            <w:bCs/>
            <w:noProof/>
          </w:rPr>
          <w:t>Figura 5</w:t>
        </w:r>
        <w:r w:rsidRPr="00890A75">
          <w:rPr>
            <w:rStyle w:val="Hipervnculo"/>
            <w:noProof/>
          </w:rPr>
          <w:t>. Imputación de valores faltantes</w:t>
        </w:r>
        <w:r>
          <w:rPr>
            <w:noProof/>
            <w:webHidden/>
          </w:rPr>
          <w:tab/>
        </w:r>
        <w:r>
          <w:rPr>
            <w:noProof/>
            <w:webHidden/>
          </w:rPr>
          <w:fldChar w:fldCharType="begin"/>
        </w:r>
        <w:r>
          <w:rPr>
            <w:noProof/>
            <w:webHidden/>
          </w:rPr>
          <w:instrText xml:space="preserve"> PAGEREF _Toc198841596 \h </w:instrText>
        </w:r>
        <w:r>
          <w:rPr>
            <w:noProof/>
            <w:webHidden/>
          </w:rPr>
        </w:r>
        <w:r>
          <w:rPr>
            <w:noProof/>
            <w:webHidden/>
          </w:rPr>
          <w:fldChar w:fldCharType="separate"/>
        </w:r>
        <w:r>
          <w:rPr>
            <w:noProof/>
            <w:webHidden/>
          </w:rPr>
          <w:t>21</w:t>
        </w:r>
        <w:r>
          <w:rPr>
            <w:noProof/>
            <w:webHidden/>
          </w:rPr>
          <w:fldChar w:fldCharType="end"/>
        </w:r>
      </w:hyperlink>
    </w:p>
    <w:p w14:paraId="206F7556" w14:textId="621712F2"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597" w:history="1">
        <w:r w:rsidRPr="00890A75">
          <w:rPr>
            <w:rStyle w:val="Hipervnculo"/>
            <w:b/>
            <w:bCs/>
            <w:noProof/>
          </w:rPr>
          <w:t>Figura 6.</w:t>
        </w:r>
        <w:r w:rsidRPr="00890A75">
          <w:rPr>
            <w:rStyle w:val="Hipervnculo"/>
            <w:noProof/>
          </w:rPr>
          <w:t xml:space="preserve"> Listado de instancias</w:t>
        </w:r>
        <w:r>
          <w:rPr>
            <w:noProof/>
            <w:webHidden/>
          </w:rPr>
          <w:tab/>
        </w:r>
        <w:r>
          <w:rPr>
            <w:noProof/>
            <w:webHidden/>
          </w:rPr>
          <w:fldChar w:fldCharType="begin"/>
        </w:r>
        <w:r>
          <w:rPr>
            <w:noProof/>
            <w:webHidden/>
          </w:rPr>
          <w:instrText xml:space="preserve"> PAGEREF _Toc198841597 \h </w:instrText>
        </w:r>
        <w:r>
          <w:rPr>
            <w:noProof/>
            <w:webHidden/>
          </w:rPr>
        </w:r>
        <w:r>
          <w:rPr>
            <w:noProof/>
            <w:webHidden/>
          </w:rPr>
          <w:fldChar w:fldCharType="separate"/>
        </w:r>
        <w:r>
          <w:rPr>
            <w:noProof/>
            <w:webHidden/>
          </w:rPr>
          <w:t>21</w:t>
        </w:r>
        <w:r>
          <w:rPr>
            <w:noProof/>
            <w:webHidden/>
          </w:rPr>
          <w:fldChar w:fldCharType="end"/>
        </w:r>
      </w:hyperlink>
    </w:p>
    <w:p w14:paraId="6EF5220E" w14:textId="10FB221C"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598" w:history="1">
        <w:r w:rsidRPr="00890A75">
          <w:rPr>
            <w:rStyle w:val="Hipervnculo"/>
            <w:b/>
            <w:bCs/>
            <w:noProof/>
          </w:rPr>
          <w:t>Figura 7</w:t>
        </w:r>
        <w:r w:rsidRPr="00890A75">
          <w:rPr>
            <w:rStyle w:val="Hipervnculo"/>
            <w:noProof/>
          </w:rPr>
          <w:t>. Listado de municipios</w:t>
        </w:r>
        <w:r>
          <w:rPr>
            <w:noProof/>
            <w:webHidden/>
          </w:rPr>
          <w:tab/>
        </w:r>
        <w:r>
          <w:rPr>
            <w:noProof/>
            <w:webHidden/>
          </w:rPr>
          <w:fldChar w:fldCharType="begin"/>
        </w:r>
        <w:r>
          <w:rPr>
            <w:noProof/>
            <w:webHidden/>
          </w:rPr>
          <w:instrText xml:space="preserve"> PAGEREF _Toc198841598 \h </w:instrText>
        </w:r>
        <w:r>
          <w:rPr>
            <w:noProof/>
            <w:webHidden/>
          </w:rPr>
        </w:r>
        <w:r>
          <w:rPr>
            <w:noProof/>
            <w:webHidden/>
          </w:rPr>
          <w:fldChar w:fldCharType="separate"/>
        </w:r>
        <w:r>
          <w:rPr>
            <w:noProof/>
            <w:webHidden/>
          </w:rPr>
          <w:t>22</w:t>
        </w:r>
        <w:r>
          <w:rPr>
            <w:noProof/>
            <w:webHidden/>
          </w:rPr>
          <w:fldChar w:fldCharType="end"/>
        </w:r>
      </w:hyperlink>
    </w:p>
    <w:p w14:paraId="4D286DAB" w14:textId="343A4F98"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599" w:history="1">
        <w:r w:rsidRPr="00890A75">
          <w:rPr>
            <w:rStyle w:val="Hipervnculo"/>
            <w:b/>
            <w:bCs/>
            <w:noProof/>
          </w:rPr>
          <w:t>Figura 8.</w:t>
        </w:r>
        <w:r w:rsidRPr="00890A75">
          <w:rPr>
            <w:rStyle w:val="Hipervnculo"/>
            <w:noProof/>
          </w:rPr>
          <w:t>Listado de aseguradoras</w:t>
        </w:r>
        <w:r>
          <w:rPr>
            <w:noProof/>
            <w:webHidden/>
          </w:rPr>
          <w:tab/>
        </w:r>
        <w:r>
          <w:rPr>
            <w:noProof/>
            <w:webHidden/>
          </w:rPr>
          <w:fldChar w:fldCharType="begin"/>
        </w:r>
        <w:r>
          <w:rPr>
            <w:noProof/>
            <w:webHidden/>
          </w:rPr>
          <w:instrText xml:space="preserve"> PAGEREF _Toc198841599 \h </w:instrText>
        </w:r>
        <w:r>
          <w:rPr>
            <w:noProof/>
            <w:webHidden/>
          </w:rPr>
        </w:r>
        <w:r>
          <w:rPr>
            <w:noProof/>
            <w:webHidden/>
          </w:rPr>
          <w:fldChar w:fldCharType="separate"/>
        </w:r>
        <w:r>
          <w:rPr>
            <w:noProof/>
            <w:webHidden/>
          </w:rPr>
          <w:t>22</w:t>
        </w:r>
        <w:r>
          <w:rPr>
            <w:noProof/>
            <w:webHidden/>
          </w:rPr>
          <w:fldChar w:fldCharType="end"/>
        </w:r>
      </w:hyperlink>
    </w:p>
    <w:p w14:paraId="23041942" w14:textId="781D3B8F"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0" w:history="1">
        <w:r w:rsidRPr="00890A75">
          <w:rPr>
            <w:rStyle w:val="Hipervnculo"/>
            <w:b/>
            <w:bCs/>
            <w:noProof/>
          </w:rPr>
          <w:t>Figura 9.</w:t>
        </w:r>
        <w:r w:rsidRPr="00890A75">
          <w:rPr>
            <w:rStyle w:val="Hipervnculo"/>
            <w:noProof/>
          </w:rPr>
          <w:t xml:space="preserve"> Listado de acuerdos</w:t>
        </w:r>
        <w:r>
          <w:rPr>
            <w:noProof/>
            <w:webHidden/>
          </w:rPr>
          <w:tab/>
        </w:r>
        <w:r>
          <w:rPr>
            <w:noProof/>
            <w:webHidden/>
          </w:rPr>
          <w:fldChar w:fldCharType="begin"/>
        </w:r>
        <w:r>
          <w:rPr>
            <w:noProof/>
            <w:webHidden/>
          </w:rPr>
          <w:instrText xml:space="preserve"> PAGEREF _Toc198841600 \h </w:instrText>
        </w:r>
        <w:r>
          <w:rPr>
            <w:noProof/>
            <w:webHidden/>
          </w:rPr>
        </w:r>
        <w:r>
          <w:rPr>
            <w:noProof/>
            <w:webHidden/>
          </w:rPr>
          <w:fldChar w:fldCharType="separate"/>
        </w:r>
        <w:r>
          <w:rPr>
            <w:noProof/>
            <w:webHidden/>
          </w:rPr>
          <w:t>22</w:t>
        </w:r>
        <w:r>
          <w:rPr>
            <w:noProof/>
            <w:webHidden/>
          </w:rPr>
          <w:fldChar w:fldCharType="end"/>
        </w:r>
      </w:hyperlink>
    </w:p>
    <w:p w14:paraId="6F49AE2C" w14:textId="6147E1B5"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1" w:history="1">
        <w:r w:rsidRPr="00890A75">
          <w:rPr>
            <w:rStyle w:val="Hipervnculo"/>
            <w:b/>
            <w:bCs/>
            <w:noProof/>
          </w:rPr>
          <w:t>Figura 10.</w:t>
        </w:r>
        <w:r w:rsidRPr="00890A75">
          <w:rPr>
            <w:rStyle w:val="Hipervnculo"/>
            <w:noProof/>
          </w:rPr>
          <w:t xml:space="preserve"> Porcentaje de datos Null</w:t>
        </w:r>
        <w:r>
          <w:rPr>
            <w:noProof/>
            <w:webHidden/>
          </w:rPr>
          <w:tab/>
        </w:r>
        <w:r>
          <w:rPr>
            <w:noProof/>
            <w:webHidden/>
          </w:rPr>
          <w:fldChar w:fldCharType="begin"/>
        </w:r>
        <w:r>
          <w:rPr>
            <w:noProof/>
            <w:webHidden/>
          </w:rPr>
          <w:instrText xml:space="preserve"> PAGEREF _Toc198841601 \h </w:instrText>
        </w:r>
        <w:r>
          <w:rPr>
            <w:noProof/>
            <w:webHidden/>
          </w:rPr>
        </w:r>
        <w:r>
          <w:rPr>
            <w:noProof/>
            <w:webHidden/>
          </w:rPr>
          <w:fldChar w:fldCharType="separate"/>
        </w:r>
        <w:r>
          <w:rPr>
            <w:noProof/>
            <w:webHidden/>
          </w:rPr>
          <w:t>23</w:t>
        </w:r>
        <w:r>
          <w:rPr>
            <w:noProof/>
            <w:webHidden/>
          </w:rPr>
          <w:fldChar w:fldCharType="end"/>
        </w:r>
      </w:hyperlink>
    </w:p>
    <w:p w14:paraId="78ABCCD6" w14:textId="1798396B"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2" w:history="1">
        <w:r w:rsidRPr="00890A75">
          <w:rPr>
            <w:rStyle w:val="Hipervnculo"/>
            <w:b/>
            <w:bCs/>
            <w:noProof/>
          </w:rPr>
          <w:t>Figura 11.</w:t>
        </w:r>
        <w:r w:rsidRPr="00890A75">
          <w:rPr>
            <w:rStyle w:val="Hipervnculo"/>
            <w:noProof/>
          </w:rPr>
          <w:t xml:space="preserve"> Valores nulos por columna</w:t>
        </w:r>
        <w:r>
          <w:rPr>
            <w:noProof/>
            <w:webHidden/>
          </w:rPr>
          <w:tab/>
        </w:r>
        <w:r>
          <w:rPr>
            <w:noProof/>
            <w:webHidden/>
          </w:rPr>
          <w:fldChar w:fldCharType="begin"/>
        </w:r>
        <w:r>
          <w:rPr>
            <w:noProof/>
            <w:webHidden/>
          </w:rPr>
          <w:instrText xml:space="preserve"> PAGEREF _Toc198841602 \h </w:instrText>
        </w:r>
        <w:r>
          <w:rPr>
            <w:noProof/>
            <w:webHidden/>
          </w:rPr>
        </w:r>
        <w:r>
          <w:rPr>
            <w:noProof/>
            <w:webHidden/>
          </w:rPr>
          <w:fldChar w:fldCharType="separate"/>
        </w:r>
        <w:r>
          <w:rPr>
            <w:noProof/>
            <w:webHidden/>
          </w:rPr>
          <w:t>24</w:t>
        </w:r>
        <w:r>
          <w:rPr>
            <w:noProof/>
            <w:webHidden/>
          </w:rPr>
          <w:fldChar w:fldCharType="end"/>
        </w:r>
      </w:hyperlink>
    </w:p>
    <w:p w14:paraId="71DE1B82" w14:textId="3DA507A8"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3" w:history="1">
        <w:r w:rsidRPr="00890A75">
          <w:rPr>
            <w:rStyle w:val="Hipervnculo"/>
            <w:b/>
            <w:bCs/>
            <w:noProof/>
          </w:rPr>
          <w:t>Figura 12.</w:t>
        </w:r>
        <w:r w:rsidRPr="00890A75">
          <w:rPr>
            <w:rStyle w:val="Hipervnculo"/>
            <w:noProof/>
          </w:rPr>
          <w:t xml:space="preserve"> Estadísticas Descriptivas</w:t>
        </w:r>
        <w:r>
          <w:rPr>
            <w:noProof/>
            <w:webHidden/>
          </w:rPr>
          <w:tab/>
        </w:r>
        <w:r>
          <w:rPr>
            <w:noProof/>
            <w:webHidden/>
          </w:rPr>
          <w:fldChar w:fldCharType="begin"/>
        </w:r>
        <w:r>
          <w:rPr>
            <w:noProof/>
            <w:webHidden/>
          </w:rPr>
          <w:instrText xml:space="preserve"> PAGEREF _Toc198841603 \h </w:instrText>
        </w:r>
        <w:r>
          <w:rPr>
            <w:noProof/>
            <w:webHidden/>
          </w:rPr>
        </w:r>
        <w:r>
          <w:rPr>
            <w:noProof/>
            <w:webHidden/>
          </w:rPr>
          <w:fldChar w:fldCharType="separate"/>
        </w:r>
        <w:r>
          <w:rPr>
            <w:noProof/>
            <w:webHidden/>
          </w:rPr>
          <w:t>26</w:t>
        </w:r>
        <w:r>
          <w:rPr>
            <w:noProof/>
            <w:webHidden/>
          </w:rPr>
          <w:fldChar w:fldCharType="end"/>
        </w:r>
      </w:hyperlink>
    </w:p>
    <w:p w14:paraId="70D24E79" w14:textId="102D255F"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4" w:history="1">
        <w:r w:rsidRPr="00890A75">
          <w:rPr>
            <w:rStyle w:val="Hipervnculo"/>
            <w:b/>
            <w:bCs/>
            <w:noProof/>
          </w:rPr>
          <w:t>Figura 13.</w:t>
        </w:r>
        <w:r w:rsidRPr="00890A75">
          <w:rPr>
            <w:rStyle w:val="Hipervnculo"/>
            <w:noProof/>
          </w:rPr>
          <w:t xml:space="preserve"> Estadísticas Descriptivas de la variable DiferenciaHoras</w:t>
        </w:r>
        <w:r>
          <w:rPr>
            <w:noProof/>
            <w:webHidden/>
          </w:rPr>
          <w:tab/>
        </w:r>
        <w:r>
          <w:rPr>
            <w:noProof/>
            <w:webHidden/>
          </w:rPr>
          <w:fldChar w:fldCharType="begin"/>
        </w:r>
        <w:r>
          <w:rPr>
            <w:noProof/>
            <w:webHidden/>
          </w:rPr>
          <w:instrText xml:space="preserve"> PAGEREF _Toc198841604 \h </w:instrText>
        </w:r>
        <w:r>
          <w:rPr>
            <w:noProof/>
            <w:webHidden/>
          </w:rPr>
        </w:r>
        <w:r>
          <w:rPr>
            <w:noProof/>
            <w:webHidden/>
          </w:rPr>
          <w:fldChar w:fldCharType="separate"/>
        </w:r>
        <w:r>
          <w:rPr>
            <w:noProof/>
            <w:webHidden/>
          </w:rPr>
          <w:t>26</w:t>
        </w:r>
        <w:r>
          <w:rPr>
            <w:noProof/>
            <w:webHidden/>
          </w:rPr>
          <w:fldChar w:fldCharType="end"/>
        </w:r>
      </w:hyperlink>
    </w:p>
    <w:p w14:paraId="4F1968B9" w14:textId="22A14A81"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5" w:history="1">
        <w:r w:rsidRPr="00890A75">
          <w:rPr>
            <w:rStyle w:val="Hipervnculo"/>
            <w:b/>
            <w:bCs/>
            <w:noProof/>
          </w:rPr>
          <w:t>Figura 14</w:t>
        </w:r>
        <w:r w:rsidRPr="00890A75">
          <w:rPr>
            <w:rStyle w:val="Hipervnculo"/>
            <w:noProof/>
          </w:rPr>
          <w:t>. Distribución Normal TiempoAtención</w:t>
        </w:r>
        <w:r>
          <w:rPr>
            <w:noProof/>
            <w:webHidden/>
          </w:rPr>
          <w:tab/>
        </w:r>
        <w:r>
          <w:rPr>
            <w:noProof/>
            <w:webHidden/>
          </w:rPr>
          <w:fldChar w:fldCharType="begin"/>
        </w:r>
        <w:r>
          <w:rPr>
            <w:noProof/>
            <w:webHidden/>
          </w:rPr>
          <w:instrText xml:space="preserve"> PAGEREF _Toc198841605 \h </w:instrText>
        </w:r>
        <w:r>
          <w:rPr>
            <w:noProof/>
            <w:webHidden/>
          </w:rPr>
        </w:r>
        <w:r>
          <w:rPr>
            <w:noProof/>
            <w:webHidden/>
          </w:rPr>
          <w:fldChar w:fldCharType="separate"/>
        </w:r>
        <w:r>
          <w:rPr>
            <w:noProof/>
            <w:webHidden/>
          </w:rPr>
          <w:t>27</w:t>
        </w:r>
        <w:r>
          <w:rPr>
            <w:noProof/>
            <w:webHidden/>
          </w:rPr>
          <w:fldChar w:fldCharType="end"/>
        </w:r>
      </w:hyperlink>
    </w:p>
    <w:p w14:paraId="1CD36949" w14:textId="6ECF770E"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6" w:history="1">
        <w:r w:rsidRPr="00890A75">
          <w:rPr>
            <w:rStyle w:val="Hipervnculo"/>
            <w:b/>
            <w:bCs/>
            <w:noProof/>
          </w:rPr>
          <w:t>Figura 15.</w:t>
        </w:r>
        <w:r w:rsidRPr="00890A75">
          <w:rPr>
            <w:rStyle w:val="Hipervnculo"/>
            <w:noProof/>
          </w:rPr>
          <w:t xml:space="preserve"> Variables categóricas</w:t>
        </w:r>
        <w:r>
          <w:rPr>
            <w:noProof/>
            <w:webHidden/>
          </w:rPr>
          <w:tab/>
        </w:r>
        <w:r>
          <w:rPr>
            <w:noProof/>
            <w:webHidden/>
          </w:rPr>
          <w:fldChar w:fldCharType="begin"/>
        </w:r>
        <w:r>
          <w:rPr>
            <w:noProof/>
            <w:webHidden/>
          </w:rPr>
          <w:instrText xml:space="preserve"> PAGEREF _Toc198841606 \h </w:instrText>
        </w:r>
        <w:r>
          <w:rPr>
            <w:noProof/>
            <w:webHidden/>
          </w:rPr>
        </w:r>
        <w:r>
          <w:rPr>
            <w:noProof/>
            <w:webHidden/>
          </w:rPr>
          <w:fldChar w:fldCharType="separate"/>
        </w:r>
        <w:r>
          <w:rPr>
            <w:noProof/>
            <w:webHidden/>
          </w:rPr>
          <w:t>29</w:t>
        </w:r>
        <w:r>
          <w:rPr>
            <w:noProof/>
            <w:webHidden/>
          </w:rPr>
          <w:fldChar w:fldCharType="end"/>
        </w:r>
      </w:hyperlink>
    </w:p>
    <w:p w14:paraId="757AD475" w14:textId="5EF3B44B"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7" w:history="1">
        <w:r w:rsidRPr="00890A75">
          <w:rPr>
            <w:rStyle w:val="Hipervnculo"/>
            <w:b/>
            <w:bCs/>
            <w:noProof/>
          </w:rPr>
          <w:t>Figura 16.</w:t>
        </w:r>
        <w:r w:rsidRPr="00890A75">
          <w:rPr>
            <w:rStyle w:val="Hipervnculo"/>
            <w:noProof/>
          </w:rPr>
          <w:t xml:space="preserve"> Frecuencia de instancias variables categóricas</w:t>
        </w:r>
        <w:r>
          <w:rPr>
            <w:noProof/>
            <w:webHidden/>
          </w:rPr>
          <w:tab/>
        </w:r>
        <w:r>
          <w:rPr>
            <w:noProof/>
            <w:webHidden/>
          </w:rPr>
          <w:fldChar w:fldCharType="begin"/>
        </w:r>
        <w:r>
          <w:rPr>
            <w:noProof/>
            <w:webHidden/>
          </w:rPr>
          <w:instrText xml:space="preserve"> PAGEREF _Toc198841607 \h </w:instrText>
        </w:r>
        <w:r>
          <w:rPr>
            <w:noProof/>
            <w:webHidden/>
          </w:rPr>
        </w:r>
        <w:r>
          <w:rPr>
            <w:noProof/>
            <w:webHidden/>
          </w:rPr>
          <w:fldChar w:fldCharType="separate"/>
        </w:r>
        <w:r>
          <w:rPr>
            <w:noProof/>
            <w:webHidden/>
          </w:rPr>
          <w:t>29</w:t>
        </w:r>
        <w:r>
          <w:rPr>
            <w:noProof/>
            <w:webHidden/>
          </w:rPr>
          <w:fldChar w:fldCharType="end"/>
        </w:r>
      </w:hyperlink>
    </w:p>
    <w:p w14:paraId="04357C87" w14:textId="0B425EC3"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8" w:history="1">
        <w:r w:rsidRPr="00890A75">
          <w:rPr>
            <w:rStyle w:val="Hipervnculo"/>
            <w:b/>
            <w:bCs/>
            <w:noProof/>
          </w:rPr>
          <w:t>Figura 17</w:t>
        </w:r>
        <w:r w:rsidRPr="00890A75">
          <w:rPr>
            <w:rStyle w:val="Hipervnculo"/>
            <w:noProof/>
          </w:rPr>
          <w:t>.Relación entre Instancia y Acuerdo</w:t>
        </w:r>
        <w:r>
          <w:rPr>
            <w:noProof/>
            <w:webHidden/>
          </w:rPr>
          <w:tab/>
        </w:r>
        <w:r>
          <w:rPr>
            <w:noProof/>
            <w:webHidden/>
          </w:rPr>
          <w:fldChar w:fldCharType="begin"/>
        </w:r>
        <w:r>
          <w:rPr>
            <w:noProof/>
            <w:webHidden/>
          </w:rPr>
          <w:instrText xml:space="preserve"> PAGEREF _Toc198841608 \h </w:instrText>
        </w:r>
        <w:r>
          <w:rPr>
            <w:noProof/>
            <w:webHidden/>
          </w:rPr>
        </w:r>
        <w:r>
          <w:rPr>
            <w:noProof/>
            <w:webHidden/>
          </w:rPr>
          <w:fldChar w:fldCharType="separate"/>
        </w:r>
        <w:r>
          <w:rPr>
            <w:noProof/>
            <w:webHidden/>
          </w:rPr>
          <w:t>31</w:t>
        </w:r>
        <w:r>
          <w:rPr>
            <w:noProof/>
            <w:webHidden/>
          </w:rPr>
          <w:fldChar w:fldCharType="end"/>
        </w:r>
      </w:hyperlink>
    </w:p>
    <w:p w14:paraId="12F6E970" w14:textId="08CC2C64"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09" w:history="1">
        <w:r w:rsidRPr="00890A75">
          <w:rPr>
            <w:rStyle w:val="Hipervnculo"/>
            <w:b/>
            <w:bCs/>
            <w:noProof/>
          </w:rPr>
          <w:t>Figura 18</w:t>
        </w:r>
        <w:r w:rsidRPr="00890A75">
          <w:rPr>
            <w:rStyle w:val="Hipervnculo"/>
            <w:noProof/>
          </w:rPr>
          <w:t>. Relación entre las variables numéricas</w:t>
        </w:r>
        <w:r>
          <w:rPr>
            <w:noProof/>
            <w:webHidden/>
          </w:rPr>
          <w:tab/>
        </w:r>
        <w:r>
          <w:rPr>
            <w:noProof/>
            <w:webHidden/>
          </w:rPr>
          <w:fldChar w:fldCharType="begin"/>
        </w:r>
        <w:r>
          <w:rPr>
            <w:noProof/>
            <w:webHidden/>
          </w:rPr>
          <w:instrText xml:space="preserve"> PAGEREF _Toc198841609 \h </w:instrText>
        </w:r>
        <w:r>
          <w:rPr>
            <w:noProof/>
            <w:webHidden/>
          </w:rPr>
        </w:r>
        <w:r>
          <w:rPr>
            <w:noProof/>
            <w:webHidden/>
          </w:rPr>
          <w:fldChar w:fldCharType="separate"/>
        </w:r>
        <w:r>
          <w:rPr>
            <w:noProof/>
            <w:webHidden/>
          </w:rPr>
          <w:t>32</w:t>
        </w:r>
        <w:r>
          <w:rPr>
            <w:noProof/>
            <w:webHidden/>
          </w:rPr>
          <w:fldChar w:fldCharType="end"/>
        </w:r>
      </w:hyperlink>
    </w:p>
    <w:p w14:paraId="25662F7A" w14:textId="6B852F2D"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10" w:history="1">
        <w:r w:rsidRPr="00890A75">
          <w:rPr>
            <w:rStyle w:val="Hipervnculo"/>
            <w:b/>
            <w:bCs/>
            <w:noProof/>
          </w:rPr>
          <w:t>Figura 19</w:t>
        </w:r>
        <w:r w:rsidRPr="00890A75">
          <w:rPr>
            <w:rStyle w:val="Hipervnculo"/>
            <w:noProof/>
          </w:rPr>
          <w:t>. BOXPLOT con Outlier</w:t>
        </w:r>
        <w:r>
          <w:rPr>
            <w:noProof/>
            <w:webHidden/>
          </w:rPr>
          <w:tab/>
        </w:r>
        <w:r>
          <w:rPr>
            <w:noProof/>
            <w:webHidden/>
          </w:rPr>
          <w:fldChar w:fldCharType="begin"/>
        </w:r>
        <w:r>
          <w:rPr>
            <w:noProof/>
            <w:webHidden/>
          </w:rPr>
          <w:instrText xml:space="preserve"> PAGEREF _Toc198841610 \h </w:instrText>
        </w:r>
        <w:r>
          <w:rPr>
            <w:noProof/>
            <w:webHidden/>
          </w:rPr>
        </w:r>
        <w:r>
          <w:rPr>
            <w:noProof/>
            <w:webHidden/>
          </w:rPr>
          <w:fldChar w:fldCharType="separate"/>
        </w:r>
        <w:r>
          <w:rPr>
            <w:noProof/>
            <w:webHidden/>
          </w:rPr>
          <w:t>34</w:t>
        </w:r>
        <w:r>
          <w:rPr>
            <w:noProof/>
            <w:webHidden/>
          </w:rPr>
          <w:fldChar w:fldCharType="end"/>
        </w:r>
      </w:hyperlink>
    </w:p>
    <w:p w14:paraId="5C38213A" w14:textId="5466566A" w:rsidR="000D09EC" w:rsidRDefault="000D09EC">
      <w:pPr>
        <w:pStyle w:val="Tabladeilustraciones"/>
        <w:tabs>
          <w:tab w:val="right" w:leader="dot" w:pos="9394"/>
        </w:tabs>
        <w:rPr>
          <w:rFonts w:asciiTheme="minorHAnsi" w:eastAsiaTheme="minorEastAsia" w:hAnsiTheme="minorHAnsi" w:cstheme="minorBidi"/>
          <w:noProof/>
          <w:sz w:val="22"/>
          <w:szCs w:val="22"/>
        </w:rPr>
      </w:pPr>
      <w:hyperlink w:anchor="_Toc198841611" w:history="1">
        <w:r w:rsidRPr="00890A75">
          <w:rPr>
            <w:rStyle w:val="Hipervnculo"/>
            <w:b/>
            <w:bCs/>
            <w:noProof/>
          </w:rPr>
          <w:t>Figura 20</w:t>
        </w:r>
        <w:r w:rsidRPr="00890A75">
          <w:rPr>
            <w:rStyle w:val="Hipervnculo"/>
            <w:noProof/>
          </w:rPr>
          <w:t>. Atención de incidencias por mes</w:t>
        </w:r>
        <w:r>
          <w:rPr>
            <w:noProof/>
            <w:webHidden/>
          </w:rPr>
          <w:tab/>
        </w:r>
        <w:r>
          <w:rPr>
            <w:noProof/>
            <w:webHidden/>
          </w:rPr>
          <w:fldChar w:fldCharType="begin"/>
        </w:r>
        <w:r>
          <w:rPr>
            <w:noProof/>
            <w:webHidden/>
          </w:rPr>
          <w:instrText xml:space="preserve"> PAGEREF _Toc198841611 \h </w:instrText>
        </w:r>
        <w:r>
          <w:rPr>
            <w:noProof/>
            <w:webHidden/>
          </w:rPr>
        </w:r>
        <w:r>
          <w:rPr>
            <w:noProof/>
            <w:webHidden/>
          </w:rPr>
          <w:fldChar w:fldCharType="separate"/>
        </w:r>
        <w:r>
          <w:rPr>
            <w:noProof/>
            <w:webHidden/>
          </w:rPr>
          <w:t>34</w:t>
        </w:r>
        <w:r>
          <w:rPr>
            <w:noProof/>
            <w:webHidden/>
          </w:rPr>
          <w:fldChar w:fldCharType="end"/>
        </w:r>
      </w:hyperlink>
    </w:p>
    <w:p w14:paraId="0000008C" w14:textId="705F99F7" w:rsidR="00F27B69" w:rsidRPr="00E509EC" w:rsidRDefault="000D09EC">
      <w:pPr>
        <w:pBdr>
          <w:top w:val="nil"/>
          <w:left w:val="nil"/>
          <w:bottom w:val="nil"/>
          <w:right w:val="nil"/>
          <w:between w:val="nil"/>
        </w:pBdr>
        <w:ind w:firstLine="680"/>
        <w:rPr>
          <w:color w:val="000000"/>
        </w:rPr>
      </w:pPr>
      <w:r>
        <w:rPr>
          <w:color w:val="000000"/>
        </w:rPr>
        <w:fldChar w:fldCharType="end"/>
      </w:r>
    </w:p>
    <w:p w14:paraId="0000008D" w14:textId="77777777" w:rsidR="00F27B69" w:rsidRPr="00E509EC" w:rsidRDefault="00F27B69"/>
    <w:p w14:paraId="0000008E" w14:textId="77777777" w:rsidR="00F27B69" w:rsidRPr="00E509EC" w:rsidRDefault="00F27B69"/>
    <w:p w14:paraId="0000008F" w14:textId="77777777" w:rsidR="00F27B69" w:rsidRPr="00E509EC" w:rsidRDefault="00000000">
      <w:pPr>
        <w:spacing w:after="160" w:line="259" w:lineRule="auto"/>
        <w:jc w:val="left"/>
      </w:pPr>
      <w:r w:rsidRPr="00E509EC">
        <w:br w:type="page"/>
      </w:r>
    </w:p>
    <w:p w14:paraId="00000090" w14:textId="77777777" w:rsidR="00F27B69" w:rsidRPr="00E509EC" w:rsidRDefault="00000000">
      <w:pPr>
        <w:jc w:val="center"/>
        <w:rPr>
          <w:b/>
        </w:rPr>
      </w:pPr>
      <w:bookmarkStart w:id="13" w:name="_heading=h.2s8eyo1" w:colFirst="0" w:colLast="0"/>
      <w:bookmarkEnd w:id="13"/>
      <w:r w:rsidRPr="00E509EC">
        <w:rPr>
          <w:b/>
        </w:rPr>
        <w:lastRenderedPageBreak/>
        <w:t>Siglas, acrónimos y abreviaturas</w:t>
      </w:r>
    </w:p>
    <w:p w14:paraId="00000091" w14:textId="77777777" w:rsidR="00F27B69" w:rsidRPr="00E509EC" w:rsidRDefault="00F27B69"/>
    <w:p w14:paraId="00000092" w14:textId="4895A91B" w:rsidR="00F27B69" w:rsidRPr="00E509EC" w:rsidRDefault="00C1159E">
      <w:r w:rsidRPr="00E509EC">
        <w:rPr>
          <w:b/>
          <w:bCs/>
          <w:color w:val="000000"/>
        </w:rPr>
        <w:t>MAE</w:t>
      </w:r>
      <w:r w:rsidRPr="00E509EC">
        <w:tab/>
      </w:r>
      <w:r w:rsidRPr="00E509EC">
        <w:tab/>
      </w:r>
      <w:r w:rsidRPr="00E509EC">
        <w:tab/>
        <w:t>Error Absoluto de Medición (</w:t>
      </w:r>
      <w:r w:rsidRPr="00E509EC">
        <w:rPr>
          <w:i/>
          <w:iCs/>
        </w:rPr>
        <w:t>Mean Absolute Error</w:t>
      </w:r>
      <w:r w:rsidRPr="00E509EC">
        <w:t>)</w:t>
      </w:r>
    </w:p>
    <w:p w14:paraId="00000093" w14:textId="024DF875" w:rsidR="00F27B69" w:rsidRPr="00E509EC" w:rsidRDefault="00C1159E">
      <w:r w:rsidRPr="00E509EC">
        <w:rPr>
          <w:b/>
          <w:bCs/>
          <w:color w:val="000000"/>
        </w:rPr>
        <w:t>RMSE</w:t>
      </w:r>
      <w:r w:rsidRPr="00E509EC">
        <w:tab/>
      </w:r>
      <w:r w:rsidRPr="00E509EC">
        <w:tab/>
      </w:r>
      <w:r w:rsidRPr="00E509EC">
        <w:tab/>
      </w:r>
      <w:r w:rsidR="0094427E" w:rsidRPr="00E509EC">
        <w:t>Error Cuadrático Medio</w:t>
      </w:r>
      <w:r w:rsidR="002C476F" w:rsidRPr="00E509EC">
        <w:t xml:space="preserve"> (</w:t>
      </w:r>
      <w:proofErr w:type="spellStart"/>
      <w:r w:rsidR="002C476F" w:rsidRPr="00E509EC">
        <w:rPr>
          <w:i/>
          <w:iCs/>
          <w:color w:val="1F1F1F"/>
          <w:highlight w:val="white"/>
        </w:rPr>
        <w:t>Root</w:t>
      </w:r>
      <w:proofErr w:type="spellEnd"/>
      <w:r w:rsidR="002C476F" w:rsidRPr="00E509EC">
        <w:rPr>
          <w:i/>
          <w:iCs/>
          <w:color w:val="1F1F1F"/>
          <w:highlight w:val="white"/>
        </w:rPr>
        <w:t xml:space="preserve"> Mean </w:t>
      </w:r>
      <w:proofErr w:type="spellStart"/>
      <w:r w:rsidR="002C476F" w:rsidRPr="00E509EC">
        <w:rPr>
          <w:i/>
          <w:iCs/>
          <w:color w:val="1F1F1F"/>
          <w:highlight w:val="white"/>
        </w:rPr>
        <w:t>Squared</w:t>
      </w:r>
      <w:proofErr w:type="spellEnd"/>
      <w:r w:rsidR="002C476F" w:rsidRPr="00E509EC">
        <w:rPr>
          <w:i/>
          <w:iCs/>
          <w:color w:val="1F1F1F"/>
          <w:highlight w:val="white"/>
        </w:rPr>
        <w:t xml:space="preserve"> Error</w:t>
      </w:r>
      <w:r w:rsidR="002C476F" w:rsidRPr="00E509EC">
        <w:t>)</w:t>
      </w:r>
    </w:p>
    <w:p w14:paraId="00000094" w14:textId="5B3D0B65" w:rsidR="00F27B69" w:rsidRPr="00E509EC" w:rsidRDefault="00C1159E">
      <w:r w:rsidRPr="00E509EC">
        <w:rPr>
          <w:b/>
        </w:rPr>
        <w:t>ML</w:t>
      </w:r>
      <w:r w:rsidRPr="00E509EC">
        <w:tab/>
      </w:r>
      <w:r w:rsidRPr="00E509EC">
        <w:tab/>
      </w:r>
      <w:r w:rsidRPr="00E509EC">
        <w:tab/>
        <w:t xml:space="preserve">Machine </w:t>
      </w:r>
      <w:proofErr w:type="spellStart"/>
      <w:r w:rsidRPr="00E509EC">
        <w:t>Learning</w:t>
      </w:r>
      <w:proofErr w:type="spellEnd"/>
    </w:p>
    <w:p w14:paraId="00000095" w14:textId="450CF5D3" w:rsidR="00F27B69" w:rsidRPr="00E509EC" w:rsidRDefault="00764A46">
      <w:r w:rsidRPr="00E509EC">
        <w:rPr>
          <w:b/>
        </w:rPr>
        <w:t>.xlsx</w:t>
      </w:r>
      <w:r w:rsidRPr="00E509EC">
        <w:tab/>
      </w:r>
      <w:r w:rsidRPr="00E509EC">
        <w:tab/>
      </w:r>
      <w:r w:rsidRPr="00E509EC">
        <w:tab/>
        <w:t>Extensión archivos creados en Microsoft Excel</w:t>
      </w:r>
    </w:p>
    <w:p w14:paraId="00000096" w14:textId="3CCFDB55" w:rsidR="00F27B69" w:rsidRPr="00E509EC" w:rsidRDefault="00D23D5D">
      <w:r w:rsidRPr="00E509EC">
        <w:rPr>
          <w:b/>
          <w:bCs/>
          <w:color w:val="000000"/>
        </w:rPr>
        <w:t>IQR</w:t>
      </w:r>
      <w:r w:rsidRPr="00E509EC">
        <w:tab/>
      </w:r>
      <w:r w:rsidRPr="00E509EC">
        <w:tab/>
      </w:r>
      <w:r w:rsidRPr="00E509EC">
        <w:tab/>
        <w:t>Rango Intercuartílico (</w:t>
      </w:r>
      <w:proofErr w:type="spellStart"/>
      <w:r w:rsidRPr="00E509EC">
        <w:rPr>
          <w:i/>
          <w:iCs/>
        </w:rPr>
        <w:t>Interquartile</w:t>
      </w:r>
      <w:proofErr w:type="spellEnd"/>
      <w:r w:rsidRPr="00E509EC">
        <w:rPr>
          <w:i/>
          <w:iCs/>
        </w:rPr>
        <w:t xml:space="preserve"> </w:t>
      </w:r>
      <w:proofErr w:type="spellStart"/>
      <w:r w:rsidRPr="00E509EC">
        <w:rPr>
          <w:i/>
          <w:iCs/>
        </w:rPr>
        <w:t>Range</w:t>
      </w:r>
      <w:proofErr w:type="spellEnd"/>
      <w:r w:rsidRPr="00E509EC">
        <w:t>)</w:t>
      </w:r>
    </w:p>
    <w:p w14:paraId="00000097" w14:textId="65A8FE04" w:rsidR="00F27B69" w:rsidRPr="00E509EC" w:rsidRDefault="00A717A5">
      <w:r w:rsidRPr="00E509EC">
        <w:rPr>
          <w:b/>
          <w:bCs/>
          <w:color w:val="000000"/>
        </w:rPr>
        <w:t>EDA</w:t>
      </w:r>
      <w:r w:rsidRPr="00E509EC">
        <w:tab/>
      </w:r>
      <w:r w:rsidRPr="00E509EC">
        <w:tab/>
      </w:r>
      <w:r w:rsidRPr="00E509EC">
        <w:tab/>
        <w:t xml:space="preserve">Análisis Exploratorio de Datos </w:t>
      </w:r>
      <w:r w:rsidRPr="00E509EC">
        <w:rPr>
          <w:i/>
          <w:iCs/>
        </w:rPr>
        <w:t>(</w:t>
      </w:r>
      <w:proofErr w:type="spellStart"/>
      <w:r w:rsidRPr="00E509EC">
        <w:rPr>
          <w:i/>
          <w:iCs/>
        </w:rPr>
        <w:t>Exploratory</w:t>
      </w:r>
      <w:proofErr w:type="spellEnd"/>
      <w:r w:rsidRPr="00E509EC">
        <w:rPr>
          <w:i/>
          <w:iCs/>
        </w:rPr>
        <w:t xml:space="preserve"> Data </w:t>
      </w:r>
      <w:proofErr w:type="spellStart"/>
      <w:r w:rsidRPr="00E509EC">
        <w:rPr>
          <w:i/>
          <w:iCs/>
        </w:rPr>
        <w:t>Analysis</w:t>
      </w:r>
      <w:proofErr w:type="spellEnd"/>
      <w:r w:rsidRPr="00E509EC">
        <w:rPr>
          <w:i/>
          <w:iCs/>
        </w:rPr>
        <w:t>)</w:t>
      </w:r>
    </w:p>
    <w:p w14:paraId="00000098" w14:textId="021D9393" w:rsidR="00F27B69" w:rsidRPr="00E509EC" w:rsidRDefault="00AF37E5">
      <w:proofErr w:type="spellStart"/>
      <w:r w:rsidRPr="00E509EC">
        <w:rPr>
          <w:b/>
          <w:bCs/>
          <w:color w:val="000000"/>
          <w:highlight w:val="white"/>
        </w:rPr>
        <w:t>float</w:t>
      </w:r>
      <w:proofErr w:type="spellEnd"/>
      <w:r w:rsidRPr="00E509EC">
        <w:rPr>
          <w:b/>
        </w:rPr>
        <w:t>.</w:t>
      </w:r>
      <w:r w:rsidRPr="00E509EC">
        <w:tab/>
      </w:r>
      <w:r w:rsidRPr="00E509EC">
        <w:tab/>
      </w:r>
      <w:r w:rsidRPr="00E509EC">
        <w:tab/>
        <w:t>Tipo de dato Flotante</w:t>
      </w:r>
    </w:p>
    <w:p w14:paraId="00000099" w14:textId="0915DFF4" w:rsidR="00F27B69" w:rsidRPr="00E509EC" w:rsidRDefault="00AF37E5">
      <w:proofErr w:type="spellStart"/>
      <w:r w:rsidRPr="00E509EC">
        <w:rPr>
          <w:b/>
        </w:rPr>
        <w:t>int</w:t>
      </w:r>
      <w:proofErr w:type="spellEnd"/>
      <w:r w:rsidRPr="00E509EC">
        <w:rPr>
          <w:b/>
        </w:rPr>
        <w:t>.</w:t>
      </w:r>
      <w:r w:rsidRPr="00E509EC">
        <w:tab/>
      </w:r>
      <w:r w:rsidRPr="00E509EC">
        <w:tab/>
      </w:r>
      <w:r w:rsidRPr="00E509EC">
        <w:tab/>
        <w:t>Tipo de dato entero</w:t>
      </w:r>
    </w:p>
    <w:p w14:paraId="0000009A" w14:textId="32766D88" w:rsidR="00F27B69" w:rsidRPr="00E509EC" w:rsidRDefault="00AF37E5">
      <w:proofErr w:type="spellStart"/>
      <w:r w:rsidRPr="00E509EC">
        <w:rPr>
          <w:b/>
          <w:bCs/>
        </w:rPr>
        <w:t>dataset</w:t>
      </w:r>
      <w:proofErr w:type="spellEnd"/>
      <w:r w:rsidRPr="00E509EC">
        <w:tab/>
      </w:r>
      <w:r w:rsidRPr="00E509EC">
        <w:tab/>
        <w:t>Conjunto de datos</w:t>
      </w:r>
    </w:p>
    <w:p w14:paraId="0000009B" w14:textId="6E233AAA" w:rsidR="00F27B69" w:rsidRDefault="00E509EC">
      <w:r w:rsidRPr="00E509EC">
        <w:rPr>
          <w:b/>
          <w:bCs/>
          <w:color w:val="1F1F1F"/>
          <w:highlight w:val="white"/>
        </w:rPr>
        <w:t>Kb</w:t>
      </w:r>
      <w:r>
        <w:rPr>
          <w:color w:val="1F1F1F"/>
        </w:rPr>
        <w:t xml:space="preserve"> </w:t>
      </w:r>
      <w:r>
        <w:rPr>
          <w:color w:val="1F1F1F"/>
        </w:rPr>
        <w:tab/>
      </w:r>
      <w:r w:rsidRPr="00E509EC">
        <w:tab/>
      </w:r>
      <w:r w:rsidRPr="00E509EC">
        <w:tab/>
      </w:r>
      <w:r>
        <w:t>Kilobyte, unidad de almacenamiento de datos</w:t>
      </w:r>
    </w:p>
    <w:p w14:paraId="6FC21E86" w14:textId="056B2BD9" w:rsidR="001965E7" w:rsidRPr="001965E7" w:rsidRDefault="001965E7">
      <w:r w:rsidRPr="001965E7">
        <w:rPr>
          <w:b/>
          <w:bCs/>
          <w:color w:val="000000"/>
        </w:rPr>
        <w:t>NPS</w:t>
      </w:r>
      <w:r>
        <w:rPr>
          <w:b/>
          <w:bCs/>
          <w:color w:val="000000"/>
        </w:rPr>
        <w:tab/>
      </w:r>
      <w:r>
        <w:rPr>
          <w:b/>
          <w:bCs/>
          <w:color w:val="000000"/>
        </w:rPr>
        <w:tab/>
      </w:r>
      <w:r>
        <w:rPr>
          <w:b/>
          <w:bCs/>
          <w:color w:val="000000"/>
        </w:rPr>
        <w:tab/>
      </w:r>
      <w:r w:rsidRPr="001965E7">
        <w:rPr>
          <w:color w:val="000000"/>
        </w:rPr>
        <w:t xml:space="preserve">Net </w:t>
      </w:r>
      <w:proofErr w:type="spellStart"/>
      <w:r w:rsidRPr="001965E7">
        <w:rPr>
          <w:color w:val="000000"/>
        </w:rPr>
        <w:t>Promoter</w:t>
      </w:r>
      <w:proofErr w:type="spellEnd"/>
      <w:r w:rsidRPr="001965E7">
        <w:rPr>
          <w:color w:val="000000"/>
        </w:rPr>
        <w:t xml:space="preserve"> Score (Métrica que mide la satisfacción del cliente)</w:t>
      </w:r>
    </w:p>
    <w:p w14:paraId="0000009C" w14:textId="77777777" w:rsidR="00F27B69" w:rsidRPr="00E509EC" w:rsidRDefault="00000000">
      <w:r w:rsidRPr="00E509EC">
        <w:rPr>
          <w:b/>
        </w:rPr>
        <w:t>UdeA</w:t>
      </w:r>
      <w:r w:rsidRPr="00E509EC">
        <w:tab/>
      </w:r>
      <w:r w:rsidRPr="00E509EC">
        <w:tab/>
      </w:r>
      <w:r w:rsidRPr="00E509EC">
        <w:tab/>
        <w:t>Universidad de Antioquia</w:t>
      </w:r>
    </w:p>
    <w:p w14:paraId="0000009D" w14:textId="77777777" w:rsidR="00F27B69" w:rsidRPr="00E509EC" w:rsidRDefault="00F27B69"/>
    <w:p w14:paraId="0000009E" w14:textId="77777777" w:rsidR="00F27B69" w:rsidRPr="00E509EC" w:rsidRDefault="00F27B69"/>
    <w:p w14:paraId="0000009F" w14:textId="77777777" w:rsidR="00F27B69" w:rsidRPr="00E509EC" w:rsidRDefault="00F27B69"/>
    <w:p w14:paraId="000000A0" w14:textId="77777777" w:rsidR="00F27B69" w:rsidRPr="00E509EC" w:rsidRDefault="00F27B69"/>
    <w:p w14:paraId="000000A1" w14:textId="77777777" w:rsidR="00F27B69" w:rsidRPr="00E509EC" w:rsidRDefault="00F27B69"/>
    <w:p w14:paraId="000000A2" w14:textId="77777777" w:rsidR="00F27B69" w:rsidRPr="00E509EC" w:rsidRDefault="00F27B69"/>
    <w:p w14:paraId="000000A3" w14:textId="77777777" w:rsidR="00F27B69" w:rsidRPr="00E509EC" w:rsidRDefault="00F27B69"/>
    <w:p w14:paraId="000000A4" w14:textId="77777777" w:rsidR="00F27B69" w:rsidRPr="00E509EC" w:rsidRDefault="00F27B69"/>
    <w:p w14:paraId="000000A5" w14:textId="77777777" w:rsidR="00F27B69" w:rsidRPr="00E509EC" w:rsidRDefault="00F27B69"/>
    <w:p w14:paraId="000000A6" w14:textId="77777777" w:rsidR="00F27B69" w:rsidRPr="00E509EC" w:rsidRDefault="00F27B69"/>
    <w:p w14:paraId="000000A7" w14:textId="77777777" w:rsidR="00F27B69" w:rsidRPr="00E509EC" w:rsidRDefault="00F27B69"/>
    <w:p w14:paraId="000000A8" w14:textId="77777777" w:rsidR="00F27B69" w:rsidRPr="00E509EC" w:rsidRDefault="00F27B69"/>
    <w:p w14:paraId="000000A9" w14:textId="77777777" w:rsidR="00F27B69" w:rsidRPr="00E509EC" w:rsidRDefault="00000000">
      <w:pPr>
        <w:spacing w:after="160" w:line="259" w:lineRule="auto"/>
        <w:jc w:val="left"/>
        <w:rPr>
          <w:b/>
        </w:rPr>
      </w:pPr>
      <w:bookmarkStart w:id="14" w:name="_heading=h.17dp8vu" w:colFirst="0" w:colLast="0"/>
      <w:bookmarkEnd w:id="14"/>
      <w:r w:rsidRPr="00E509EC">
        <w:br w:type="page"/>
      </w:r>
    </w:p>
    <w:p w14:paraId="000000AA" w14:textId="04BBC231" w:rsidR="00F27B69" w:rsidRPr="00E509EC" w:rsidRDefault="00000000">
      <w:pPr>
        <w:pStyle w:val="Ttulo1"/>
        <w:rPr>
          <w:rFonts w:cs="Times New Roman"/>
          <w:szCs w:val="24"/>
        </w:rPr>
      </w:pPr>
      <w:bookmarkStart w:id="15" w:name="_Toc198842997"/>
      <w:r w:rsidRPr="00E509EC">
        <w:rPr>
          <w:rFonts w:cs="Times New Roman"/>
          <w:szCs w:val="24"/>
        </w:rPr>
        <w:lastRenderedPageBreak/>
        <w:t>Resumen</w:t>
      </w:r>
      <w:bookmarkEnd w:id="15"/>
    </w:p>
    <w:p w14:paraId="000000AB" w14:textId="77777777" w:rsidR="00F27B69" w:rsidRPr="00E509EC" w:rsidRDefault="00F27B69">
      <w:pPr>
        <w:ind w:firstLine="708"/>
        <w:jc w:val="center"/>
      </w:pPr>
    </w:p>
    <w:p w14:paraId="000000AC" w14:textId="77777777" w:rsidR="00F27B69" w:rsidRPr="00E509EC" w:rsidRDefault="00000000">
      <w:pPr>
        <w:pBdr>
          <w:top w:val="nil"/>
          <w:left w:val="nil"/>
          <w:bottom w:val="nil"/>
          <w:right w:val="nil"/>
          <w:between w:val="nil"/>
        </w:pBdr>
        <w:ind w:firstLine="709"/>
        <w:rPr>
          <w:color w:val="000000"/>
        </w:rPr>
      </w:pPr>
      <w:r w:rsidRPr="00E509EC">
        <w:rPr>
          <w:color w:val="000000"/>
        </w:rPr>
        <w:t>El presente proyecto tiene como objetivo desarrollar un modelo predictivo que estime el tiempo de espera de un asegurado tras reportar un accidente de tránsito, con el fin de optimizar los procesos de atención y mejorar la experiencia del cliente en una compañía aseguradora. La iniciativa surge de la necesidad de contar con herramientas analíticas que permitan anticipar demoras y gestionar de forma eficiente los recursos disponibles en campo, como gestores de siniestros y unidades móviles.</w:t>
      </w:r>
    </w:p>
    <w:p w14:paraId="000000AD" w14:textId="77777777" w:rsidR="00F27B69" w:rsidRPr="00E509EC" w:rsidRDefault="00000000">
      <w:pPr>
        <w:pBdr>
          <w:top w:val="nil"/>
          <w:left w:val="nil"/>
          <w:bottom w:val="nil"/>
          <w:right w:val="nil"/>
          <w:between w:val="nil"/>
        </w:pBdr>
        <w:ind w:firstLine="709"/>
        <w:rPr>
          <w:color w:val="000000"/>
        </w:rPr>
      </w:pPr>
      <w:r w:rsidRPr="00E509EC">
        <w:rPr>
          <w:color w:val="000000"/>
        </w:rPr>
        <w:t>Para ello, se utilizó un conjunto de datos históricos de siniestros, registrados por la aseguradora a través de sus sistemas de gestión durante un período determinado. Estos datos incluyen variables relacionadas con la ubicación, hora del incidente, tipo de accidente, tráfico, disponibilidad de personal y otros factores relevantes.</w:t>
      </w:r>
    </w:p>
    <w:p w14:paraId="000000AE" w14:textId="77777777" w:rsidR="00F27B69" w:rsidRPr="00E509EC" w:rsidRDefault="00000000">
      <w:pPr>
        <w:pBdr>
          <w:top w:val="nil"/>
          <w:left w:val="nil"/>
          <w:bottom w:val="nil"/>
          <w:right w:val="nil"/>
          <w:between w:val="nil"/>
        </w:pBdr>
        <w:ind w:firstLine="709"/>
        <w:rPr>
          <w:color w:val="000000"/>
        </w:rPr>
      </w:pPr>
      <w:r w:rsidRPr="00E509EC">
        <w:rPr>
          <w:color w:val="000000"/>
        </w:rPr>
        <w:t xml:space="preserve">Se implementó un proceso iterativo que incluyó limpieza, análisis exploratorio, selección de variables y entrenamiento de distintos modelos de machine </w:t>
      </w:r>
      <w:proofErr w:type="spellStart"/>
      <w:r w:rsidRPr="00E509EC">
        <w:rPr>
          <w:color w:val="000000"/>
        </w:rPr>
        <w:t>learning</w:t>
      </w:r>
      <w:proofErr w:type="spellEnd"/>
      <w:r w:rsidRPr="00E509EC">
        <w:rPr>
          <w:color w:val="000000"/>
        </w:rPr>
        <w:t xml:space="preserve"> como regresión lineal, árboles de decisión y </w:t>
      </w:r>
      <w:proofErr w:type="spellStart"/>
      <w:r w:rsidRPr="00E509EC">
        <w:rPr>
          <w:color w:val="000000"/>
        </w:rPr>
        <w:t>random</w:t>
      </w:r>
      <w:proofErr w:type="spellEnd"/>
      <w:r w:rsidRPr="00E509EC">
        <w:rPr>
          <w:color w:val="000000"/>
        </w:rPr>
        <w:t xml:space="preserve"> </w:t>
      </w:r>
      <w:proofErr w:type="spellStart"/>
      <w:r w:rsidRPr="00E509EC">
        <w:rPr>
          <w:color w:val="000000"/>
        </w:rPr>
        <w:t>forest</w:t>
      </w:r>
      <w:proofErr w:type="spellEnd"/>
      <w:r w:rsidRPr="00E509EC">
        <w:rPr>
          <w:color w:val="000000"/>
        </w:rPr>
        <w:t>, evaluando su desempeño mediante métricas como el MAE y el RMSE. Entre los principales obstáculos se encontraron problemas de calidad de datos, presencia de valores atípicos y desequilibrios en la distribución de los tiempos de atención.</w:t>
      </w:r>
    </w:p>
    <w:p w14:paraId="000000B0" w14:textId="793FD70D" w:rsidR="00F27B69" w:rsidRDefault="00000000" w:rsidP="00B9699A">
      <w:pPr>
        <w:pBdr>
          <w:top w:val="nil"/>
          <w:left w:val="nil"/>
          <w:bottom w:val="nil"/>
          <w:right w:val="nil"/>
          <w:between w:val="nil"/>
        </w:pBdr>
        <w:ind w:firstLine="709"/>
        <w:rPr>
          <w:color w:val="000000"/>
        </w:rPr>
      </w:pPr>
      <w:r w:rsidRPr="00E509EC">
        <w:rPr>
          <w:color w:val="000000"/>
        </w:rPr>
        <w:t>Los resultados obtenidos muestran que el modelo tiene un desempeño aceptable para predecir tiempos de espera con un margen de error razonable, y representa una herramienta valiosa para la toma de decisiones operativas en tiempo real.</w:t>
      </w:r>
    </w:p>
    <w:p w14:paraId="212A0EC0" w14:textId="77777777" w:rsidR="00B9699A" w:rsidRPr="00E509EC" w:rsidRDefault="00B9699A" w:rsidP="00B9699A">
      <w:pPr>
        <w:pBdr>
          <w:top w:val="nil"/>
          <w:left w:val="nil"/>
          <w:bottom w:val="nil"/>
          <w:right w:val="nil"/>
          <w:between w:val="nil"/>
        </w:pBdr>
        <w:ind w:firstLine="709"/>
        <w:rPr>
          <w:b/>
        </w:rPr>
      </w:pPr>
    </w:p>
    <w:p w14:paraId="000000B1" w14:textId="40A20453" w:rsidR="00F27B69" w:rsidRDefault="00000000" w:rsidP="00B9699A">
      <w:pPr>
        <w:ind w:firstLine="0"/>
        <w:rPr>
          <w:color w:val="0563C1"/>
          <w:u w:val="single"/>
        </w:rPr>
      </w:pPr>
      <w:hyperlink r:id="rId17">
        <w:r w:rsidR="00B9699A">
          <w:rPr>
            <w:color w:val="0563C1"/>
            <w:u w:val="single"/>
          </w:rPr>
          <w:t>Sigue este enlace para ver el r</w:t>
        </w:r>
        <w:r w:rsidRPr="00E509EC">
          <w:rPr>
            <w:color w:val="0563C1"/>
            <w:u w:val="single"/>
          </w:rPr>
          <w:t>epositorio del proyecto.</w:t>
        </w:r>
      </w:hyperlink>
    </w:p>
    <w:p w14:paraId="2E00C17F" w14:textId="77777777" w:rsidR="00B9699A" w:rsidRPr="00E509EC" w:rsidRDefault="00B9699A" w:rsidP="00B9699A">
      <w:pPr>
        <w:ind w:firstLine="0"/>
      </w:pPr>
    </w:p>
    <w:p w14:paraId="000000B2" w14:textId="77777777" w:rsidR="00F27B69" w:rsidRPr="00E509EC" w:rsidRDefault="00F27B69">
      <w:pPr>
        <w:rPr>
          <w:b/>
        </w:rPr>
      </w:pPr>
    </w:p>
    <w:p w14:paraId="000000B3" w14:textId="77777777" w:rsidR="00F27B69" w:rsidRPr="00E509EC" w:rsidRDefault="00000000">
      <w:pPr>
        <w:ind w:left="624"/>
      </w:pPr>
      <w:r w:rsidRPr="00E509EC">
        <w:rPr>
          <w:i/>
        </w:rPr>
        <w:t>Palabras clave</w:t>
      </w:r>
      <w:r w:rsidRPr="00E509EC">
        <w:t>: Modelos predictivos, Tiempo de espera, Accidentes de tránsito, Seguros, Aprendizaje automático, Analítica de datos, Gestión de siniestros, Optimización de recursos, Experiencia del asegurado, Predicción operativa</w:t>
      </w:r>
    </w:p>
    <w:p w14:paraId="000000B4" w14:textId="77777777" w:rsidR="00F27B69" w:rsidRPr="00E509EC" w:rsidRDefault="00000000">
      <w:pPr>
        <w:spacing w:after="160" w:line="259" w:lineRule="auto"/>
        <w:jc w:val="left"/>
        <w:rPr>
          <w:b/>
        </w:rPr>
      </w:pPr>
      <w:r w:rsidRPr="00E509EC">
        <w:br w:type="page"/>
      </w:r>
    </w:p>
    <w:p w14:paraId="000000B5" w14:textId="5FFB4ED1" w:rsidR="00F27B69" w:rsidRPr="00E509EC" w:rsidRDefault="00000000">
      <w:pPr>
        <w:pStyle w:val="Ttulo1"/>
        <w:rPr>
          <w:rFonts w:cs="Times New Roman"/>
          <w:szCs w:val="24"/>
        </w:rPr>
      </w:pPr>
      <w:bookmarkStart w:id="16" w:name="_Toc198842998"/>
      <w:proofErr w:type="spellStart"/>
      <w:r w:rsidRPr="00E509EC">
        <w:rPr>
          <w:rFonts w:cs="Times New Roman"/>
          <w:szCs w:val="24"/>
        </w:rPr>
        <w:lastRenderedPageBreak/>
        <w:t>Abstract</w:t>
      </w:r>
      <w:bookmarkEnd w:id="16"/>
      <w:proofErr w:type="spellEnd"/>
    </w:p>
    <w:p w14:paraId="000000B6" w14:textId="77777777" w:rsidR="00F27B69" w:rsidRPr="00E509EC" w:rsidRDefault="00F27B69"/>
    <w:p w14:paraId="000000B7" w14:textId="77777777" w:rsidR="00F27B69" w:rsidRPr="00E509EC" w:rsidRDefault="00000000">
      <w:pPr>
        <w:spacing w:before="280" w:after="280"/>
        <w:jc w:val="left"/>
      </w:pPr>
      <w:proofErr w:type="spellStart"/>
      <w:r w:rsidRPr="00E509EC">
        <w:t>This</w:t>
      </w:r>
      <w:proofErr w:type="spellEnd"/>
      <w:r w:rsidRPr="00E509EC">
        <w:t xml:space="preserve"> </w:t>
      </w:r>
      <w:proofErr w:type="spellStart"/>
      <w:r w:rsidRPr="00E509EC">
        <w:t>project</w:t>
      </w:r>
      <w:proofErr w:type="spellEnd"/>
      <w:r w:rsidRPr="00E509EC">
        <w:t xml:space="preserve"> </w:t>
      </w:r>
      <w:proofErr w:type="spellStart"/>
      <w:r w:rsidRPr="00E509EC">
        <w:t>aims</w:t>
      </w:r>
      <w:proofErr w:type="spellEnd"/>
      <w:r w:rsidRPr="00E509EC">
        <w:t xml:space="preserve"> </w:t>
      </w:r>
      <w:proofErr w:type="spellStart"/>
      <w:r w:rsidRPr="00E509EC">
        <w:t>to</w:t>
      </w:r>
      <w:proofErr w:type="spellEnd"/>
      <w:r w:rsidRPr="00E509EC">
        <w:t xml:space="preserve"> </w:t>
      </w:r>
      <w:proofErr w:type="spellStart"/>
      <w:r w:rsidRPr="00E509EC">
        <w:t>develop</w:t>
      </w:r>
      <w:proofErr w:type="spellEnd"/>
      <w:r w:rsidRPr="00E509EC">
        <w:t xml:space="preserve"> a predictive </w:t>
      </w:r>
      <w:proofErr w:type="spellStart"/>
      <w:r w:rsidRPr="00E509EC">
        <w:t>model</w:t>
      </w:r>
      <w:proofErr w:type="spellEnd"/>
      <w:r w:rsidRPr="00E509EC">
        <w:t xml:space="preserve"> </w:t>
      </w:r>
      <w:proofErr w:type="spellStart"/>
      <w:r w:rsidRPr="00E509EC">
        <w:t>to</w:t>
      </w:r>
      <w:proofErr w:type="spellEnd"/>
      <w:r w:rsidRPr="00E509EC">
        <w:t xml:space="preserve"> </w:t>
      </w:r>
      <w:proofErr w:type="spellStart"/>
      <w:r w:rsidRPr="00E509EC">
        <w:t>estimate</w:t>
      </w:r>
      <w:proofErr w:type="spellEnd"/>
      <w:r w:rsidRPr="00E509EC">
        <w:t xml:space="preserve"> </w:t>
      </w:r>
      <w:proofErr w:type="spellStart"/>
      <w:r w:rsidRPr="00E509EC">
        <w:t>the</w:t>
      </w:r>
      <w:proofErr w:type="spellEnd"/>
      <w:r w:rsidRPr="00E509EC">
        <w:t xml:space="preserve"> </w:t>
      </w:r>
      <w:proofErr w:type="spellStart"/>
      <w:r w:rsidRPr="00E509EC">
        <w:t>waiting</w:t>
      </w:r>
      <w:proofErr w:type="spellEnd"/>
      <w:r w:rsidRPr="00E509EC">
        <w:t xml:space="preserve"> time </w:t>
      </w:r>
      <w:proofErr w:type="spellStart"/>
      <w:r w:rsidRPr="00E509EC">
        <w:t>of</w:t>
      </w:r>
      <w:proofErr w:type="spellEnd"/>
      <w:r w:rsidRPr="00E509EC">
        <w:t xml:space="preserve"> </w:t>
      </w:r>
      <w:proofErr w:type="spellStart"/>
      <w:r w:rsidRPr="00E509EC">
        <w:t>an</w:t>
      </w:r>
      <w:proofErr w:type="spellEnd"/>
      <w:r w:rsidRPr="00E509EC">
        <w:t xml:space="preserve"> </w:t>
      </w:r>
      <w:proofErr w:type="spellStart"/>
      <w:r w:rsidRPr="00E509EC">
        <w:t>insured</w:t>
      </w:r>
      <w:proofErr w:type="spellEnd"/>
      <w:r w:rsidRPr="00E509EC">
        <w:t xml:space="preserve"> </w:t>
      </w:r>
      <w:proofErr w:type="spellStart"/>
      <w:r w:rsidRPr="00E509EC">
        <w:t>person</w:t>
      </w:r>
      <w:proofErr w:type="spellEnd"/>
      <w:r w:rsidRPr="00E509EC">
        <w:t xml:space="preserve"> after </w:t>
      </w:r>
      <w:proofErr w:type="spellStart"/>
      <w:r w:rsidRPr="00E509EC">
        <w:t>reporting</w:t>
      </w:r>
      <w:proofErr w:type="spellEnd"/>
      <w:r w:rsidRPr="00E509EC">
        <w:t xml:space="preserve"> a </w:t>
      </w:r>
      <w:proofErr w:type="spellStart"/>
      <w:r w:rsidRPr="00E509EC">
        <w:t>traffic</w:t>
      </w:r>
      <w:proofErr w:type="spellEnd"/>
      <w:r w:rsidRPr="00E509EC">
        <w:t xml:space="preserve"> </w:t>
      </w:r>
      <w:proofErr w:type="spellStart"/>
      <w:r w:rsidRPr="00E509EC">
        <w:t>accident</w:t>
      </w:r>
      <w:proofErr w:type="spellEnd"/>
      <w:r w:rsidRPr="00E509EC">
        <w:t xml:space="preserve">, </w:t>
      </w:r>
      <w:proofErr w:type="spellStart"/>
      <w:r w:rsidRPr="00E509EC">
        <w:t>with</w:t>
      </w:r>
      <w:proofErr w:type="spellEnd"/>
      <w:r w:rsidRPr="00E509EC">
        <w:t xml:space="preserve"> </w:t>
      </w:r>
      <w:proofErr w:type="spellStart"/>
      <w:r w:rsidRPr="00E509EC">
        <w:t>the</w:t>
      </w:r>
      <w:proofErr w:type="spellEnd"/>
      <w:r w:rsidRPr="00E509EC">
        <w:t xml:space="preserve"> </w:t>
      </w:r>
      <w:proofErr w:type="spellStart"/>
      <w:r w:rsidRPr="00E509EC">
        <w:t>goal</w:t>
      </w:r>
      <w:proofErr w:type="spellEnd"/>
      <w:r w:rsidRPr="00E509EC">
        <w:t xml:space="preserve"> </w:t>
      </w:r>
      <w:proofErr w:type="spellStart"/>
      <w:r w:rsidRPr="00E509EC">
        <w:t>of</w:t>
      </w:r>
      <w:proofErr w:type="spellEnd"/>
      <w:r w:rsidRPr="00E509EC">
        <w:t xml:space="preserve"> </w:t>
      </w:r>
      <w:proofErr w:type="spellStart"/>
      <w:r w:rsidRPr="00E509EC">
        <w:t>optimizing</w:t>
      </w:r>
      <w:proofErr w:type="spellEnd"/>
      <w:r w:rsidRPr="00E509EC">
        <w:t xml:space="preserve"> </w:t>
      </w:r>
      <w:proofErr w:type="spellStart"/>
      <w:r w:rsidRPr="00E509EC">
        <w:t>service</w:t>
      </w:r>
      <w:proofErr w:type="spellEnd"/>
      <w:r w:rsidRPr="00E509EC">
        <w:t xml:space="preserve"> response and </w:t>
      </w:r>
      <w:proofErr w:type="spellStart"/>
      <w:r w:rsidRPr="00E509EC">
        <w:t>improving</w:t>
      </w:r>
      <w:proofErr w:type="spellEnd"/>
      <w:r w:rsidRPr="00E509EC">
        <w:t xml:space="preserve"> </w:t>
      </w:r>
      <w:proofErr w:type="spellStart"/>
      <w:r w:rsidRPr="00E509EC">
        <w:t>customer</w:t>
      </w:r>
      <w:proofErr w:type="spellEnd"/>
      <w:r w:rsidRPr="00E509EC">
        <w:t xml:space="preserve"> </w:t>
      </w:r>
      <w:proofErr w:type="spellStart"/>
      <w:r w:rsidRPr="00E509EC">
        <w:t>experience</w:t>
      </w:r>
      <w:proofErr w:type="spellEnd"/>
      <w:r w:rsidRPr="00E509EC">
        <w:t xml:space="preserve"> in </w:t>
      </w:r>
      <w:proofErr w:type="spellStart"/>
      <w:r w:rsidRPr="00E509EC">
        <w:t>an</w:t>
      </w:r>
      <w:proofErr w:type="spellEnd"/>
      <w:r w:rsidRPr="00E509EC">
        <w:t xml:space="preserve"> </w:t>
      </w:r>
      <w:proofErr w:type="spellStart"/>
      <w:r w:rsidRPr="00E509EC">
        <w:t>insurance</w:t>
      </w:r>
      <w:proofErr w:type="spellEnd"/>
      <w:r w:rsidRPr="00E509EC">
        <w:t xml:space="preserve"> </w:t>
      </w:r>
      <w:proofErr w:type="spellStart"/>
      <w:r w:rsidRPr="00E509EC">
        <w:t>company</w:t>
      </w:r>
      <w:proofErr w:type="spellEnd"/>
      <w:r w:rsidRPr="00E509EC">
        <w:t xml:space="preserve">. </w:t>
      </w:r>
      <w:proofErr w:type="spellStart"/>
      <w:r w:rsidRPr="00E509EC">
        <w:t>The</w:t>
      </w:r>
      <w:proofErr w:type="spellEnd"/>
      <w:r w:rsidRPr="00E509EC">
        <w:t xml:space="preserve"> </w:t>
      </w:r>
      <w:proofErr w:type="spellStart"/>
      <w:r w:rsidRPr="00E509EC">
        <w:t>initiative</w:t>
      </w:r>
      <w:proofErr w:type="spellEnd"/>
      <w:r w:rsidRPr="00E509EC">
        <w:t xml:space="preserve"> </w:t>
      </w:r>
      <w:proofErr w:type="spellStart"/>
      <w:r w:rsidRPr="00E509EC">
        <w:t>arises</w:t>
      </w:r>
      <w:proofErr w:type="spellEnd"/>
      <w:r w:rsidRPr="00E509EC">
        <w:t xml:space="preserve"> </w:t>
      </w:r>
      <w:proofErr w:type="spellStart"/>
      <w:r w:rsidRPr="00E509EC">
        <w:t>from</w:t>
      </w:r>
      <w:proofErr w:type="spellEnd"/>
      <w:r w:rsidRPr="00E509EC">
        <w:t xml:space="preserve"> </w:t>
      </w:r>
      <w:proofErr w:type="spellStart"/>
      <w:r w:rsidRPr="00E509EC">
        <w:t>the</w:t>
      </w:r>
      <w:proofErr w:type="spellEnd"/>
      <w:r w:rsidRPr="00E509EC">
        <w:t xml:space="preserve"> </w:t>
      </w:r>
      <w:proofErr w:type="spellStart"/>
      <w:r w:rsidRPr="00E509EC">
        <w:t>need</w:t>
      </w:r>
      <w:proofErr w:type="spellEnd"/>
      <w:r w:rsidRPr="00E509EC">
        <w:t xml:space="preserve"> </w:t>
      </w:r>
      <w:proofErr w:type="spellStart"/>
      <w:r w:rsidRPr="00E509EC">
        <w:t>for</w:t>
      </w:r>
      <w:proofErr w:type="spellEnd"/>
      <w:r w:rsidRPr="00E509EC">
        <w:t xml:space="preserve"> </w:t>
      </w:r>
      <w:proofErr w:type="spellStart"/>
      <w:r w:rsidRPr="00E509EC">
        <w:t>analytical</w:t>
      </w:r>
      <w:proofErr w:type="spellEnd"/>
      <w:r w:rsidRPr="00E509EC">
        <w:t xml:space="preserve"> </w:t>
      </w:r>
      <w:proofErr w:type="spellStart"/>
      <w:r w:rsidRPr="00E509EC">
        <w:t>tools</w:t>
      </w:r>
      <w:proofErr w:type="spellEnd"/>
      <w:r w:rsidRPr="00E509EC">
        <w:t xml:space="preserve"> </w:t>
      </w:r>
      <w:proofErr w:type="spellStart"/>
      <w:r w:rsidRPr="00E509EC">
        <w:t>that</w:t>
      </w:r>
      <w:proofErr w:type="spellEnd"/>
      <w:r w:rsidRPr="00E509EC">
        <w:t xml:space="preserve"> </w:t>
      </w:r>
      <w:proofErr w:type="spellStart"/>
      <w:r w:rsidRPr="00E509EC">
        <w:t>allow</w:t>
      </w:r>
      <w:proofErr w:type="spellEnd"/>
      <w:r w:rsidRPr="00E509EC">
        <w:t xml:space="preserve"> </w:t>
      </w:r>
      <w:proofErr w:type="spellStart"/>
      <w:r w:rsidRPr="00E509EC">
        <w:t>the</w:t>
      </w:r>
      <w:proofErr w:type="spellEnd"/>
      <w:r w:rsidRPr="00E509EC">
        <w:t xml:space="preserve"> </w:t>
      </w:r>
      <w:proofErr w:type="spellStart"/>
      <w:r w:rsidRPr="00E509EC">
        <w:t>company</w:t>
      </w:r>
      <w:proofErr w:type="spellEnd"/>
      <w:r w:rsidRPr="00E509EC">
        <w:t xml:space="preserve"> </w:t>
      </w:r>
      <w:proofErr w:type="spellStart"/>
      <w:r w:rsidRPr="00E509EC">
        <w:t>to</w:t>
      </w:r>
      <w:proofErr w:type="spellEnd"/>
      <w:r w:rsidRPr="00E509EC">
        <w:t xml:space="preserve"> </w:t>
      </w:r>
      <w:proofErr w:type="spellStart"/>
      <w:r w:rsidRPr="00E509EC">
        <w:t>anticipate</w:t>
      </w:r>
      <w:proofErr w:type="spellEnd"/>
      <w:r w:rsidRPr="00E509EC">
        <w:t xml:space="preserve"> </w:t>
      </w:r>
      <w:proofErr w:type="spellStart"/>
      <w:r w:rsidRPr="00E509EC">
        <w:t>delays</w:t>
      </w:r>
      <w:proofErr w:type="spellEnd"/>
      <w:r w:rsidRPr="00E509EC">
        <w:t xml:space="preserve"> and </w:t>
      </w:r>
      <w:proofErr w:type="spellStart"/>
      <w:r w:rsidRPr="00E509EC">
        <w:t>efficiently</w:t>
      </w:r>
      <w:proofErr w:type="spellEnd"/>
      <w:r w:rsidRPr="00E509EC">
        <w:t xml:space="preserve"> </w:t>
      </w:r>
      <w:proofErr w:type="spellStart"/>
      <w:r w:rsidRPr="00E509EC">
        <w:t>allocate</w:t>
      </w:r>
      <w:proofErr w:type="spellEnd"/>
      <w:r w:rsidRPr="00E509EC">
        <w:t xml:space="preserve"> </w:t>
      </w:r>
      <w:proofErr w:type="spellStart"/>
      <w:r w:rsidRPr="00E509EC">
        <w:t>field</w:t>
      </w:r>
      <w:proofErr w:type="spellEnd"/>
      <w:r w:rsidRPr="00E509EC">
        <w:t xml:space="preserve"> </w:t>
      </w:r>
      <w:proofErr w:type="spellStart"/>
      <w:r w:rsidRPr="00E509EC">
        <w:t>resources</w:t>
      </w:r>
      <w:proofErr w:type="spellEnd"/>
      <w:r w:rsidRPr="00E509EC">
        <w:t xml:space="preserve">, </w:t>
      </w:r>
      <w:proofErr w:type="spellStart"/>
      <w:r w:rsidRPr="00E509EC">
        <w:t>such</w:t>
      </w:r>
      <w:proofErr w:type="spellEnd"/>
      <w:r w:rsidRPr="00E509EC">
        <w:t xml:space="preserve"> as </w:t>
      </w:r>
      <w:proofErr w:type="spellStart"/>
      <w:r w:rsidRPr="00E509EC">
        <w:t>claims</w:t>
      </w:r>
      <w:proofErr w:type="spellEnd"/>
      <w:r w:rsidRPr="00E509EC">
        <w:t xml:space="preserve"> </w:t>
      </w:r>
      <w:proofErr w:type="spellStart"/>
      <w:r w:rsidRPr="00E509EC">
        <w:t>adjusters</w:t>
      </w:r>
      <w:proofErr w:type="spellEnd"/>
      <w:r w:rsidRPr="00E509EC">
        <w:t xml:space="preserve"> and </w:t>
      </w:r>
      <w:proofErr w:type="spellStart"/>
      <w:r w:rsidRPr="00E509EC">
        <w:t>mobile</w:t>
      </w:r>
      <w:proofErr w:type="spellEnd"/>
      <w:r w:rsidRPr="00E509EC">
        <w:t xml:space="preserve"> </w:t>
      </w:r>
      <w:proofErr w:type="spellStart"/>
      <w:r w:rsidRPr="00E509EC">
        <w:t>units</w:t>
      </w:r>
      <w:proofErr w:type="spellEnd"/>
      <w:r w:rsidRPr="00E509EC">
        <w:t>.</w:t>
      </w:r>
    </w:p>
    <w:p w14:paraId="000000B8" w14:textId="77777777" w:rsidR="00F27B69" w:rsidRPr="00E509EC" w:rsidRDefault="00000000">
      <w:pPr>
        <w:spacing w:before="280" w:after="280"/>
        <w:jc w:val="left"/>
      </w:pPr>
      <w:proofErr w:type="spellStart"/>
      <w:r w:rsidRPr="00E509EC">
        <w:t>To</w:t>
      </w:r>
      <w:proofErr w:type="spellEnd"/>
      <w:r w:rsidRPr="00E509EC">
        <w:t xml:space="preserve"> </w:t>
      </w:r>
      <w:proofErr w:type="spellStart"/>
      <w:r w:rsidRPr="00E509EC">
        <w:t>achieve</w:t>
      </w:r>
      <w:proofErr w:type="spellEnd"/>
      <w:r w:rsidRPr="00E509EC">
        <w:t xml:space="preserve"> </w:t>
      </w:r>
      <w:proofErr w:type="spellStart"/>
      <w:r w:rsidRPr="00E509EC">
        <w:t>this</w:t>
      </w:r>
      <w:proofErr w:type="spellEnd"/>
      <w:r w:rsidRPr="00E509EC">
        <w:t xml:space="preserve">, a </w:t>
      </w:r>
      <w:proofErr w:type="spellStart"/>
      <w:r w:rsidRPr="00E509EC">
        <w:t>dataset</w:t>
      </w:r>
      <w:proofErr w:type="spellEnd"/>
      <w:r w:rsidRPr="00E509EC">
        <w:t xml:space="preserve"> </w:t>
      </w:r>
      <w:proofErr w:type="spellStart"/>
      <w:r w:rsidRPr="00E509EC">
        <w:t>composed</w:t>
      </w:r>
      <w:proofErr w:type="spellEnd"/>
      <w:r w:rsidRPr="00E509EC">
        <w:t xml:space="preserve"> </w:t>
      </w:r>
      <w:proofErr w:type="spellStart"/>
      <w:r w:rsidRPr="00E509EC">
        <w:t>of</w:t>
      </w:r>
      <w:proofErr w:type="spellEnd"/>
      <w:r w:rsidRPr="00E509EC">
        <w:t xml:space="preserve"> </w:t>
      </w:r>
      <w:proofErr w:type="spellStart"/>
      <w:r w:rsidRPr="00E509EC">
        <w:t>historical</w:t>
      </w:r>
      <w:proofErr w:type="spellEnd"/>
      <w:r w:rsidRPr="00E509EC">
        <w:t xml:space="preserve"> </w:t>
      </w:r>
      <w:proofErr w:type="spellStart"/>
      <w:r w:rsidRPr="00E509EC">
        <w:t>traffic</w:t>
      </w:r>
      <w:proofErr w:type="spellEnd"/>
      <w:r w:rsidRPr="00E509EC">
        <w:t xml:space="preserve"> </w:t>
      </w:r>
      <w:proofErr w:type="spellStart"/>
      <w:r w:rsidRPr="00E509EC">
        <w:t>incident</w:t>
      </w:r>
      <w:proofErr w:type="spellEnd"/>
      <w:r w:rsidRPr="00E509EC">
        <w:t xml:space="preserve"> </w:t>
      </w:r>
      <w:proofErr w:type="spellStart"/>
      <w:r w:rsidRPr="00E509EC">
        <w:t>records</w:t>
      </w:r>
      <w:proofErr w:type="spellEnd"/>
      <w:r w:rsidRPr="00E509EC">
        <w:t xml:space="preserve"> </w:t>
      </w:r>
      <w:proofErr w:type="spellStart"/>
      <w:r w:rsidRPr="00E509EC">
        <w:t>collected</w:t>
      </w:r>
      <w:proofErr w:type="spellEnd"/>
      <w:r w:rsidRPr="00E509EC">
        <w:t xml:space="preserve"> </w:t>
      </w:r>
      <w:proofErr w:type="spellStart"/>
      <w:r w:rsidRPr="00E509EC">
        <w:t>by</w:t>
      </w:r>
      <w:proofErr w:type="spellEnd"/>
      <w:r w:rsidRPr="00E509EC">
        <w:t xml:space="preserve"> </w:t>
      </w:r>
      <w:proofErr w:type="spellStart"/>
      <w:r w:rsidRPr="00E509EC">
        <w:t>the</w:t>
      </w:r>
      <w:proofErr w:type="spellEnd"/>
      <w:r w:rsidRPr="00E509EC">
        <w:t xml:space="preserve"> </w:t>
      </w:r>
      <w:proofErr w:type="spellStart"/>
      <w:r w:rsidRPr="00E509EC">
        <w:t>insurer</w:t>
      </w:r>
      <w:proofErr w:type="spellEnd"/>
      <w:r w:rsidRPr="00E509EC">
        <w:t xml:space="preserve"> </w:t>
      </w:r>
      <w:proofErr w:type="spellStart"/>
      <w:r w:rsidRPr="00E509EC">
        <w:t>over</w:t>
      </w:r>
      <w:proofErr w:type="spellEnd"/>
      <w:r w:rsidRPr="00E509EC">
        <w:t xml:space="preserve"> a </w:t>
      </w:r>
      <w:proofErr w:type="spellStart"/>
      <w:r w:rsidRPr="00E509EC">
        <w:t>defined</w:t>
      </w:r>
      <w:proofErr w:type="spellEnd"/>
      <w:r w:rsidRPr="00E509EC">
        <w:t xml:space="preserve"> </w:t>
      </w:r>
      <w:proofErr w:type="spellStart"/>
      <w:r w:rsidRPr="00E509EC">
        <w:t>period</w:t>
      </w:r>
      <w:proofErr w:type="spellEnd"/>
      <w:r w:rsidRPr="00E509EC">
        <w:t xml:space="preserve"> </w:t>
      </w:r>
      <w:proofErr w:type="spellStart"/>
      <w:r w:rsidRPr="00E509EC">
        <w:t>was</w:t>
      </w:r>
      <w:proofErr w:type="spellEnd"/>
      <w:r w:rsidRPr="00E509EC">
        <w:t xml:space="preserve"> </w:t>
      </w:r>
      <w:proofErr w:type="spellStart"/>
      <w:r w:rsidRPr="00E509EC">
        <w:t>used</w:t>
      </w:r>
      <w:proofErr w:type="spellEnd"/>
      <w:r w:rsidRPr="00E509EC">
        <w:t xml:space="preserve">. </w:t>
      </w:r>
      <w:proofErr w:type="spellStart"/>
      <w:r w:rsidRPr="00E509EC">
        <w:t>The</w:t>
      </w:r>
      <w:proofErr w:type="spellEnd"/>
      <w:r w:rsidRPr="00E509EC">
        <w:t xml:space="preserve"> data </w:t>
      </w:r>
      <w:proofErr w:type="spellStart"/>
      <w:r w:rsidRPr="00E509EC">
        <w:t>includes</w:t>
      </w:r>
      <w:proofErr w:type="spellEnd"/>
      <w:r w:rsidRPr="00E509EC">
        <w:t xml:space="preserve"> variables </w:t>
      </w:r>
      <w:proofErr w:type="spellStart"/>
      <w:r w:rsidRPr="00E509EC">
        <w:t>such</w:t>
      </w:r>
      <w:proofErr w:type="spellEnd"/>
      <w:r w:rsidRPr="00E509EC">
        <w:t xml:space="preserve"> as </w:t>
      </w:r>
      <w:proofErr w:type="spellStart"/>
      <w:r w:rsidRPr="00E509EC">
        <w:t>accident</w:t>
      </w:r>
      <w:proofErr w:type="spellEnd"/>
      <w:r w:rsidRPr="00E509EC">
        <w:t xml:space="preserve"> </w:t>
      </w:r>
      <w:proofErr w:type="spellStart"/>
      <w:r w:rsidRPr="00E509EC">
        <w:t>location</w:t>
      </w:r>
      <w:proofErr w:type="spellEnd"/>
      <w:r w:rsidRPr="00E509EC">
        <w:t xml:space="preserve">, time </w:t>
      </w:r>
      <w:proofErr w:type="spellStart"/>
      <w:r w:rsidRPr="00E509EC">
        <w:t>of</w:t>
      </w:r>
      <w:proofErr w:type="spellEnd"/>
      <w:r w:rsidRPr="00E509EC">
        <w:t xml:space="preserve"> </w:t>
      </w:r>
      <w:proofErr w:type="spellStart"/>
      <w:r w:rsidRPr="00E509EC">
        <w:t>the</w:t>
      </w:r>
      <w:proofErr w:type="spellEnd"/>
      <w:r w:rsidRPr="00E509EC">
        <w:t xml:space="preserve"> </w:t>
      </w:r>
      <w:proofErr w:type="spellStart"/>
      <w:r w:rsidRPr="00E509EC">
        <w:t>incident</w:t>
      </w:r>
      <w:proofErr w:type="spellEnd"/>
      <w:r w:rsidRPr="00E509EC">
        <w:t xml:space="preserve">, </w:t>
      </w:r>
      <w:proofErr w:type="spellStart"/>
      <w:r w:rsidRPr="00E509EC">
        <w:t>type</w:t>
      </w:r>
      <w:proofErr w:type="spellEnd"/>
      <w:r w:rsidRPr="00E509EC">
        <w:t xml:space="preserve"> </w:t>
      </w:r>
      <w:proofErr w:type="spellStart"/>
      <w:r w:rsidRPr="00E509EC">
        <w:t>of</w:t>
      </w:r>
      <w:proofErr w:type="spellEnd"/>
      <w:r w:rsidRPr="00E509EC">
        <w:t xml:space="preserve"> </w:t>
      </w:r>
      <w:proofErr w:type="spellStart"/>
      <w:r w:rsidRPr="00E509EC">
        <w:t>accident</w:t>
      </w:r>
      <w:proofErr w:type="spellEnd"/>
      <w:r w:rsidRPr="00E509EC">
        <w:t xml:space="preserve">, </w:t>
      </w:r>
      <w:proofErr w:type="spellStart"/>
      <w:r w:rsidRPr="00E509EC">
        <w:t>traffic</w:t>
      </w:r>
      <w:proofErr w:type="spellEnd"/>
      <w:r w:rsidRPr="00E509EC">
        <w:t xml:space="preserve"> </w:t>
      </w:r>
      <w:proofErr w:type="spellStart"/>
      <w:r w:rsidRPr="00E509EC">
        <w:t>conditions</w:t>
      </w:r>
      <w:proofErr w:type="spellEnd"/>
      <w:r w:rsidRPr="00E509EC">
        <w:t xml:space="preserve">, and </w:t>
      </w:r>
      <w:proofErr w:type="spellStart"/>
      <w:r w:rsidRPr="00E509EC">
        <w:t>resource</w:t>
      </w:r>
      <w:proofErr w:type="spellEnd"/>
      <w:r w:rsidRPr="00E509EC">
        <w:t xml:space="preserve"> </w:t>
      </w:r>
      <w:proofErr w:type="spellStart"/>
      <w:r w:rsidRPr="00E509EC">
        <w:t>availability</w:t>
      </w:r>
      <w:proofErr w:type="spellEnd"/>
      <w:r w:rsidRPr="00E509EC">
        <w:t>.</w:t>
      </w:r>
    </w:p>
    <w:p w14:paraId="000000B9" w14:textId="77777777" w:rsidR="00F27B69" w:rsidRPr="00E509EC" w:rsidRDefault="00000000">
      <w:pPr>
        <w:spacing w:before="280" w:after="280"/>
        <w:jc w:val="left"/>
      </w:pPr>
      <w:proofErr w:type="spellStart"/>
      <w:r w:rsidRPr="00E509EC">
        <w:t>An</w:t>
      </w:r>
      <w:proofErr w:type="spellEnd"/>
      <w:r w:rsidRPr="00E509EC">
        <w:t xml:space="preserve"> iterative </w:t>
      </w:r>
      <w:proofErr w:type="spellStart"/>
      <w:r w:rsidRPr="00E509EC">
        <w:t>process</w:t>
      </w:r>
      <w:proofErr w:type="spellEnd"/>
      <w:r w:rsidRPr="00E509EC">
        <w:t xml:space="preserve"> </w:t>
      </w:r>
      <w:proofErr w:type="spellStart"/>
      <w:r w:rsidRPr="00E509EC">
        <w:t>was</w:t>
      </w:r>
      <w:proofErr w:type="spellEnd"/>
      <w:r w:rsidRPr="00E509EC">
        <w:t xml:space="preserve"> </w:t>
      </w:r>
      <w:proofErr w:type="spellStart"/>
      <w:r w:rsidRPr="00E509EC">
        <w:t>followed</w:t>
      </w:r>
      <w:proofErr w:type="spellEnd"/>
      <w:r w:rsidRPr="00E509EC">
        <w:t xml:space="preserve">, </w:t>
      </w:r>
      <w:proofErr w:type="spellStart"/>
      <w:r w:rsidRPr="00E509EC">
        <w:t>including</w:t>
      </w:r>
      <w:proofErr w:type="spellEnd"/>
      <w:r w:rsidRPr="00E509EC">
        <w:t xml:space="preserve"> data </w:t>
      </w:r>
      <w:proofErr w:type="spellStart"/>
      <w:r w:rsidRPr="00E509EC">
        <w:t>cleaning</w:t>
      </w:r>
      <w:proofErr w:type="spellEnd"/>
      <w:r w:rsidRPr="00E509EC">
        <w:t xml:space="preserve">, </w:t>
      </w:r>
      <w:proofErr w:type="spellStart"/>
      <w:r w:rsidRPr="00E509EC">
        <w:t>exploratory</w:t>
      </w:r>
      <w:proofErr w:type="spellEnd"/>
      <w:r w:rsidRPr="00E509EC">
        <w:t xml:space="preserve"> </w:t>
      </w:r>
      <w:proofErr w:type="spellStart"/>
      <w:r w:rsidRPr="00E509EC">
        <w:t>analysis</w:t>
      </w:r>
      <w:proofErr w:type="spellEnd"/>
      <w:r w:rsidRPr="00E509EC">
        <w:t xml:space="preserve">, </w:t>
      </w:r>
      <w:proofErr w:type="spellStart"/>
      <w:r w:rsidRPr="00E509EC">
        <w:t>feature</w:t>
      </w:r>
      <w:proofErr w:type="spellEnd"/>
      <w:r w:rsidRPr="00E509EC">
        <w:t xml:space="preserve"> </w:t>
      </w:r>
      <w:proofErr w:type="spellStart"/>
      <w:r w:rsidRPr="00E509EC">
        <w:t>selection</w:t>
      </w:r>
      <w:proofErr w:type="spellEnd"/>
      <w:r w:rsidRPr="00E509EC">
        <w:t xml:space="preserve">, and training </w:t>
      </w:r>
      <w:proofErr w:type="spellStart"/>
      <w:r w:rsidRPr="00E509EC">
        <w:t>of</w:t>
      </w:r>
      <w:proofErr w:type="spellEnd"/>
      <w:r w:rsidRPr="00E509EC">
        <w:t xml:space="preserve"> </w:t>
      </w:r>
      <w:proofErr w:type="spellStart"/>
      <w:r w:rsidRPr="00E509EC">
        <w:t>various</w:t>
      </w:r>
      <w:proofErr w:type="spellEnd"/>
      <w:r w:rsidRPr="00E509EC">
        <w:t xml:space="preserve"> machine </w:t>
      </w:r>
      <w:proofErr w:type="spellStart"/>
      <w:r w:rsidRPr="00E509EC">
        <w:t>learning</w:t>
      </w:r>
      <w:proofErr w:type="spellEnd"/>
      <w:r w:rsidRPr="00E509EC">
        <w:t xml:space="preserve"> </w:t>
      </w:r>
      <w:proofErr w:type="spellStart"/>
      <w:r w:rsidRPr="00E509EC">
        <w:t>models</w:t>
      </w:r>
      <w:proofErr w:type="spellEnd"/>
      <w:r w:rsidRPr="00E509EC">
        <w:t xml:space="preserve">, </w:t>
      </w:r>
      <w:proofErr w:type="spellStart"/>
      <w:r w:rsidRPr="00E509EC">
        <w:t>such</w:t>
      </w:r>
      <w:proofErr w:type="spellEnd"/>
      <w:r w:rsidRPr="00E509EC">
        <w:t xml:space="preserve"> as linear </w:t>
      </w:r>
      <w:proofErr w:type="spellStart"/>
      <w:r w:rsidRPr="00E509EC">
        <w:t>regression</w:t>
      </w:r>
      <w:proofErr w:type="spellEnd"/>
      <w:r w:rsidRPr="00E509EC">
        <w:t xml:space="preserve">, </w:t>
      </w:r>
      <w:proofErr w:type="spellStart"/>
      <w:r w:rsidRPr="00E509EC">
        <w:t>decision</w:t>
      </w:r>
      <w:proofErr w:type="spellEnd"/>
      <w:r w:rsidRPr="00E509EC">
        <w:t xml:space="preserve"> </w:t>
      </w:r>
      <w:proofErr w:type="spellStart"/>
      <w:r w:rsidRPr="00E509EC">
        <w:t>trees</w:t>
      </w:r>
      <w:proofErr w:type="spellEnd"/>
      <w:r w:rsidRPr="00E509EC">
        <w:t xml:space="preserve">, and </w:t>
      </w:r>
      <w:proofErr w:type="spellStart"/>
      <w:r w:rsidRPr="00E509EC">
        <w:t>random</w:t>
      </w:r>
      <w:proofErr w:type="spellEnd"/>
      <w:r w:rsidRPr="00E509EC">
        <w:t xml:space="preserve"> </w:t>
      </w:r>
      <w:proofErr w:type="spellStart"/>
      <w:r w:rsidRPr="00E509EC">
        <w:t>forest</w:t>
      </w:r>
      <w:proofErr w:type="spellEnd"/>
      <w:r w:rsidRPr="00E509EC">
        <w:t xml:space="preserve">. </w:t>
      </w:r>
      <w:proofErr w:type="spellStart"/>
      <w:r w:rsidRPr="00E509EC">
        <w:t>These</w:t>
      </w:r>
      <w:proofErr w:type="spellEnd"/>
      <w:r w:rsidRPr="00E509EC">
        <w:t xml:space="preserve"> </w:t>
      </w:r>
      <w:proofErr w:type="spellStart"/>
      <w:r w:rsidRPr="00E509EC">
        <w:t>models</w:t>
      </w:r>
      <w:proofErr w:type="spellEnd"/>
      <w:r w:rsidRPr="00E509EC">
        <w:t xml:space="preserve"> </w:t>
      </w:r>
      <w:proofErr w:type="spellStart"/>
      <w:r w:rsidRPr="00E509EC">
        <w:t>were</w:t>
      </w:r>
      <w:proofErr w:type="spellEnd"/>
      <w:r w:rsidRPr="00E509EC">
        <w:t xml:space="preserve"> </w:t>
      </w:r>
      <w:proofErr w:type="spellStart"/>
      <w:r w:rsidRPr="00E509EC">
        <w:t>evaluated</w:t>
      </w:r>
      <w:proofErr w:type="spellEnd"/>
      <w:r w:rsidRPr="00E509EC">
        <w:t xml:space="preserve"> </w:t>
      </w:r>
      <w:proofErr w:type="spellStart"/>
      <w:r w:rsidRPr="00E509EC">
        <w:t>using</w:t>
      </w:r>
      <w:proofErr w:type="spellEnd"/>
      <w:r w:rsidRPr="00E509EC">
        <w:t xml:space="preserve"> </w:t>
      </w:r>
      <w:proofErr w:type="spellStart"/>
      <w:r w:rsidRPr="00E509EC">
        <w:t>metrics</w:t>
      </w:r>
      <w:proofErr w:type="spellEnd"/>
      <w:r w:rsidRPr="00E509EC">
        <w:t xml:space="preserve"> </w:t>
      </w:r>
      <w:proofErr w:type="spellStart"/>
      <w:r w:rsidRPr="00E509EC">
        <w:t>like</w:t>
      </w:r>
      <w:proofErr w:type="spellEnd"/>
      <w:r w:rsidRPr="00E509EC">
        <w:t xml:space="preserve"> MAE and RMSE. </w:t>
      </w:r>
      <w:proofErr w:type="spellStart"/>
      <w:r w:rsidRPr="00E509EC">
        <w:t>Some</w:t>
      </w:r>
      <w:proofErr w:type="spellEnd"/>
      <w:r w:rsidRPr="00E509EC">
        <w:t xml:space="preserve"> </w:t>
      </w:r>
      <w:proofErr w:type="spellStart"/>
      <w:r w:rsidRPr="00E509EC">
        <w:t>of</w:t>
      </w:r>
      <w:proofErr w:type="spellEnd"/>
      <w:r w:rsidRPr="00E509EC">
        <w:t xml:space="preserve"> </w:t>
      </w:r>
      <w:proofErr w:type="spellStart"/>
      <w:r w:rsidRPr="00E509EC">
        <w:t>the</w:t>
      </w:r>
      <w:proofErr w:type="spellEnd"/>
      <w:r w:rsidRPr="00E509EC">
        <w:t xml:space="preserve"> </w:t>
      </w:r>
      <w:proofErr w:type="spellStart"/>
      <w:r w:rsidRPr="00E509EC">
        <w:t>main</w:t>
      </w:r>
      <w:proofErr w:type="spellEnd"/>
      <w:r w:rsidRPr="00E509EC">
        <w:t xml:space="preserve"> </w:t>
      </w:r>
      <w:proofErr w:type="spellStart"/>
      <w:r w:rsidRPr="00E509EC">
        <w:t>challenges</w:t>
      </w:r>
      <w:proofErr w:type="spellEnd"/>
      <w:r w:rsidRPr="00E509EC">
        <w:t xml:space="preserve"> </w:t>
      </w:r>
      <w:proofErr w:type="spellStart"/>
      <w:r w:rsidRPr="00E509EC">
        <w:t>encountered</w:t>
      </w:r>
      <w:proofErr w:type="spellEnd"/>
      <w:r w:rsidRPr="00E509EC">
        <w:t xml:space="preserve"> </w:t>
      </w:r>
      <w:proofErr w:type="spellStart"/>
      <w:r w:rsidRPr="00E509EC">
        <w:t>included</w:t>
      </w:r>
      <w:proofErr w:type="spellEnd"/>
      <w:r w:rsidRPr="00E509EC">
        <w:t xml:space="preserve"> data </w:t>
      </w:r>
      <w:proofErr w:type="spellStart"/>
      <w:r w:rsidRPr="00E509EC">
        <w:t>quality</w:t>
      </w:r>
      <w:proofErr w:type="spellEnd"/>
      <w:r w:rsidRPr="00E509EC">
        <w:t xml:space="preserve"> </w:t>
      </w:r>
      <w:proofErr w:type="spellStart"/>
      <w:r w:rsidRPr="00E509EC">
        <w:t>issues</w:t>
      </w:r>
      <w:proofErr w:type="spellEnd"/>
      <w:r w:rsidRPr="00E509EC">
        <w:t xml:space="preserve">, </w:t>
      </w:r>
      <w:proofErr w:type="spellStart"/>
      <w:r w:rsidRPr="00E509EC">
        <w:t>the</w:t>
      </w:r>
      <w:proofErr w:type="spellEnd"/>
      <w:r w:rsidRPr="00E509EC">
        <w:t xml:space="preserve"> </w:t>
      </w:r>
      <w:proofErr w:type="spellStart"/>
      <w:r w:rsidRPr="00E509EC">
        <w:t>presence</w:t>
      </w:r>
      <w:proofErr w:type="spellEnd"/>
      <w:r w:rsidRPr="00E509EC">
        <w:t xml:space="preserve"> </w:t>
      </w:r>
      <w:proofErr w:type="spellStart"/>
      <w:r w:rsidRPr="00E509EC">
        <w:t>of</w:t>
      </w:r>
      <w:proofErr w:type="spellEnd"/>
      <w:r w:rsidRPr="00E509EC">
        <w:t xml:space="preserve"> </w:t>
      </w:r>
      <w:proofErr w:type="spellStart"/>
      <w:r w:rsidRPr="00E509EC">
        <w:t>outliers</w:t>
      </w:r>
      <w:proofErr w:type="spellEnd"/>
      <w:r w:rsidRPr="00E509EC">
        <w:t xml:space="preserve">, and </w:t>
      </w:r>
      <w:proofErr w:type="spellStart"/>
      <w:r w:rsidRPr="00E509EC">
        <w:t>an</w:t>
      </w:r>
      <w:proofErr w:type="spellEnd"/>
      <w:r w:rsidRPr="00E509EC">
        <w:t xml:space="preserve"> </w:t>
      </w:r>
      <w:proofErr w:type="spellStart"/>
      <w:r w:rsidRPr="00E509EC">
        <w:t>imbalanced</w:t>
      </w:r>
      <w:proofErr w:type="spellEnd"/>
      <w:r w:rsidRPr="00E509EC">
        <w:t xml:space="preserve"> </w:t>
      </w:r>
      <w:proofErr w:type="spellStart"/>
      <w:r w:rsidRPr="00E509EC">
        <w:t>distribution</w:t>
      </w:r>
      <w:proofErr w:type="spellEnd"/>
      <w:r w:rsidRPr="00E509EC">
        <w:t xml:space="preserve"> </w:t>
      </w:r>
      <w:proofErr w:type="spellStart"/>
      <w:r w:rsidRPr="00E509EC">
        <w:t>of</w:t>
      </w:r>
      <w:proofErr w:type="spellEnd"/>
      <w:r w:rsidRPr="00E509EC">
        <w:t xml:space="preserve"> </w:t>
      </w:r>
      <w:proofErr w:type="spellStart"/>
      <w:r w:rsidRPr="00E509EC">
        <w:t>waiting</w:t>
      </w:r>
      <w:proofErr w:type="spellEnd"/>
      <w:r w:rsidRPr="00E509EC">
        <w:t xml:space="preserve"> times.</w:t>
      </w:r>
    </w:p>
    <w:p w14:paraId="000000BA" w14:textId="77777777" w:rsidR="00F27B69" w:rsidRPr="00E509EC" w:rsidRDefault="00000000">
      <w:pPr>
        <w:spacing w:before="280" w:after="280"/>
        <w:jc w:val="left"/>
      </w:pPr>
      <w:proofErr w:type="spellStart"/>
      <w:r w:rsidRPr="00E509EC">
        <w:t>The</w:t>
      </w:r>
      <w:proofErr w:type="spellEnd"/>
      <w:r w:rsidRPr="00E509EC">
        <w:t xml:space="preserve"> </w:t>
      </w:r>
      <w:proofErr w:type="spellStart"/>
      <w:r w:rsidRPr="00E509EC">
        <w:t>results</w:t>
      </w:r>
      <w:proofErr w:type="spellEnd"/>
      <w:r w:rsidRPr="00E509EC">
        <w:t xml:space="preserve"> </w:t>
      </w:r>
      <w:proofErr w:type="gramStart"/>
      <w:r w:rsidRPr="00E509EC">
        <w:t>show</w:t>
      </w:r>
      <w:proofErr w:type="gramEnd"/>
      <w:r w:rsidRPr="00E509EC">
        <w:t xml:space="preserve"> </w:t>
      </w:r>
      <w:proofErr w:type="spellStart"/>
      <w:r w:rsidRPr="00E509EC">
        <w:t>that</w:t>
      </w:r>
      <w:proofErr w:type="spellEnd"/>
      <w:r w:rsidRPr="00E509EC">
        <w:t xml:space="preserve"> </w:t>
      </w:r>
      <w:proofErr w:type="spellStart"/>
      <w:r w:rsidRPr="00E509EC">
        <w:t>the</w:t>
      </w:r>
      <w:proofErr w:type="spellEnd"/>
      <w:r w:rsidRPr="00E509EC">
        <w:t xml:space="preserve"> </w:t>
      </w:r>
      <w:proofErr w:type="spellStart"/>
      <w:r w:rsidRPr="00E509EC">
        <w:t>model</w:t>
      </w:r>
      <w:proofErr w:type="spellEnd"/>
      <w:r w:rsidRPr="00E509EC">
        <w:t xml:space="preserve"> </w:t>
      </w:r>
      <w:proofErr w:type="spellStart"/>
      <w:r w:rsidRPr="00E509EC">
        <w:t>performs</w:t>
      </w:r>
      <w:proofErr w:type="spellEnd"/>
      <w:r w:rsidRPr="00E509EC">
        <w:t xml:space="preserve"> </w:t>
      </w:r>
      <w:proofErr w:type="spellStart"/>
      <w:r w:rsidRPr="00E509EC">
        <w:t>reasonably</w:t>
      </w:r>
      <w:proofErr w:type="spellEnd"/>
      <w:r w:rsidRPr="00E509EC">
        <w:t xml:space="preserve"> </w:t>
      </w:r>
      <w:proofErr w:type="spellStart"/>
      <w:r w:rsidRPr="00E509EC">
        <w:t>well</w:t>
      </w:r>
      <w:proofErr w:type="spellEnd"/>
      <w:r w:rsidRPr="00E509EC">
        <w:t xml:space="preserve"> in </w:t>
      </w:r>
      <w:proofErr w:type="spellStart"/>
      <w:r w:rsidRPr="00E509EC">
        <w:t>predicting</w:t>
      </w:r>
      <w:proofErr w:type="spellEnd"/>
      <w:r w:rsidRPr="00E509EC">
        <w:t xml:space="preserve"> </w:t>
      </w:r>
      <w:proofErr w:type="spellStart"/>
      <w:r w:rsidRPr="00E509EC">
        <w:t>waiting</w:t>
      </w:r>
      <w:proofErr w:type="spellEnd"/>
      <w:r w:rsidRPr="00E509EC">
        <w:t xml:space="preserve"> times </w:t>
      </w:r>
      <w:proofErr w:type="spellStart"/>
      <w:r w:rsidRPr="00E509EC">
        <w:t>within</w:t>
      </w:r>
      <w:proofErr w:type="spellEnd"/>
      <w:r w:rsidRPr="00E509EC">
        <w:t xml:space="preserve"> </w:t>
      </w:r>
      <w:proofErr w:type="spellStart"/>
      <w:r w:rsidRPr="00E509EC">
        <w:t>an</w:t>
      </w:r>
      <w:proofErr w:type="spellEnd"/>
      <w:r w:rsidRPr="00E509EC">
        <w:t xml:space="preserve"> </w:t>
      </w:r>
      <w:proofErr w:type="spellStart"/>
      <w:r w:rsidRPr="00E509EC">
        <w:t>acceptable</w:t>
      </w:r>
      <w:proofErr w:type="spellEnd"/>
      <w:r w:rsidRPr="00E509EC">
        <w:t xml:space="preserve"> error </w:t>
      </w:r>
      <w:proofErr w:type="spellStart"/>
      <w:r w:rsidRPr="00E509EC">
        <w:t>margin</w:t>
      </w:r>
      <w:proofErr w:type="spellEnd"/>
      <w:r w:rsidRPr="00E509EC">
        <w:t xml:space="preserve">. </w:t>
      </w:r>
      <w:proofErr w:type="spellStart"/>
      <w:r w:rsidRPr="00E509EC">
        <w:t>This</w:t>
      </w:r>
      <w:proofErr w:type="spellEnd"/>
      <w:r w:rsidRPr="00E509EC">
        <w:t xml:space="preserve"> predictive </w:t>
      </w:r>
      <w:proofErr w:type="spellStart"/>
      <w:r w:rsidRPr="00E509EC">
        <w:t>tool</w:t>
      </w:r>
      <w:proofErr w:type="spellEnd"/>
      <w:r w:rsidRPr="00E509EC">
        <w:t xml:space="preserve"> has </w:t>
      </w:r>
      <w:proofErr w:type="spellStart"/>
      <w:r w:rsidRPr="00E509EC">
        <w:t>the</w:t>
      </w:r>
      <w:proofErr w:type="spellEnd"/>
      <w:r w:rsidRPr="00E509EC">
        <w:t xml:space="preserve"> </w:t>
      </w:r>
      <w:proofErr w:type="spellStart"/>
      <w:r w:rsidRPr="00E509EC">
        <w:t>potential</w:t>
      </w:r>
      <w:proofErr w:type="spellEnd"/>
      <w:r w:rsidRPr="00E509EC">
        <w:t xml:space="preserve"> </w:t>
      </w:r>
      <w:proofErr w:type="spellStart"/>
      <w:r w:rsidRPr="00E509EC">
        <w:t>to</w:t>
      </w:r>
      <w:proofErr w:type="spellEnd"/>
      <w:r w:rsidRPr="00E509EC">
        <w:t xml:space="preserve"> </w:t>
      </w:r>
      <w:proofErr w:type="spellStart"/>
      <w:r w:rsidRPr="00E509EC">
        <w:t>significantly</w:t>
      </w:r>
      <w:proofErr w:type="spellEnd"/>
      <w:r w:rsidRPr="00E509EC">
        <w:t xml:space="preserve"> </w:t>
      </w:r>
      <w:proofErr w:type="spellStart"/>
      <w:r w:rsidRPr="00E509EC">
        <w:t>support</w:t>
      </w:r>
      <w:proofErr w:type="spellEnd"/>
      <w:r w:rsidRPr="00E509EC">
        <w:t xml:space="preserve"> real-time </w:t>
      </w:r>
      <w:proofErr w:type="spellStart"/>
      <w:r w:rsidRPr="00E509EC">
        <w:t>operational</w:t>
      </w:r>
      <w:proofErr w:type="spellEnd"/>
      <w:r w:rsidRPr="00E509EC">
        <w:t xml:space="preserve"> </w:t>
      </w:r>
      <w:proofErr w:type="spellStart"/>
      <w:r w:rsidRPr="00E509EC">
        <w:t>decision-making</w:t>
      </w:r>
      <w:proofErr w:type="spellEnd"/>
      <w:r w:rsidRPr="00E509EC">
        <w:t xml:space="preserve"> and </w:t>
      </w:r>
      <w:proofErr w:type="spellStart"/>
      <w:r w:rsidRPr="00E509EC">
        <w:t>improve</w:t>
      </w:r>
      <w:proofErr w:type="spellEnd"/>
      <w:r w:rsidRPr="00E509EC">
        <w:t xml:space="preserve"> </w:t>
      </w:r>
      <w:proofErr w:type="spellStart"/>
      <w:r w:rsidRPr="00E509EC">
        <w:t>overall</w:t>
      </w:r>
      <w:proofErr w:type="spellEnd"/>
      <w:r w:rsidRPr="00E509EC">
        <w:t xml:space="preserve"> </w:t>
      </w:r>
      <w:proofErr w:type="spellStart"/>
      <w:r w:rsidRPr="00E509EC">
        <w:t>service</w:t>
      </w:r>
      <w:proofErr w:type="spellEnd"/>
      <w:r w:rsidRPr="00E509EC">
        <w:t xml:space="preserve"> </w:t>
      </w:r>
      <w:proofErr w:type="spellStart"/>
      <w:r w:rsidRPr="00E509EC">
        <w:t>delivery</w:t>
      </w:r>
      <w:proofErr w:type="spellEnd"/>
      <w:r w:rsidRPr="00E509EC">
        <w:t xml:space="preserve"> in </w:t>
      </w:r>
      <w:proofErr w:type="spellStart"/>
      <w:r w:rsidRPr="00E509EC">
        <w:t>traffic</w:t>
      </w:r>
      <w:proofErr w:type="spellEnd"/>
      <w:r w:rsidRPr="00E509EC">
        <w:t xml:space="preserve"> </w:t>
      </w:r>
      <w:proofErr w:type="spellStart"/>
      <w:r w:rsidRPr="00E509EC">
        <w:t>accident</w:t>
      </w:r>
      <w:proofErr w:type="spellEnd"/>
      <w:r w:rsidRPr="00E509EC">
        <w:t xml:space="preserve"> </w:t>
      </w:r>
      <w:proofErr w:type="spellStart"/>
      <w:r w:rsidRPr="00E509EC">
        <w:t>scenarios</w:t>
      </w:r>
      <w:proofErr w:type="spellEnd"/>
      <w:r w:rsidRPr="00E509EC">
        <w:t>.</w:t>
      </w:r>
    </w:p>
    <w:p w14:paraId="000000BB" w14:textId="77777777" w:rsidR="00F27B69" w:rsidRPr="00E509EC" w:rsidRDefault="00F27B69">
      <w:pPr>
        <w:ind w:firstLine="708"/>
        <w:rPr>
          <w:color w:val="FF0000"/>
        </w:rPr>
      </w:pPr>
    </w:p>
    <w:p w14:paraId="000000BC" w14:textId="77777777" w:rsidR="00F27B69" w:rsidRPr="00E509EC" w:rsidRDefault="00000000">
      <w:pPr>
        <w:ind w:left="624"/>
      </w:pPr>
      <w:proofErr w:type="spellStart"/>
      <w:r w:rsidRPr="00E509EC">
        <w:rPr>
          <w:i/>
        </w:rPr>
        <w:t>Keywords</w:t>
      </w:r>
      <w:proofErr w:type="spellEnd"/>
      <w:r w:rsidRPr="00E509EC">
        <w:rPr>
          <w:b/>
        </w:rPr>
        <w:t>:</w:t>
      </w:r>
      <w:r w:rsidRPr="00E509EC">
        <w:t xml:space="preserve"> </w:t>
      </w:r>
      <w:r w:rsidRPr="00E509EC">
        <w:br/>
        <w:t xml:space="preserve">Predictive </w:t>
      </w:r>
      <w:proofErr w:type="spellStart"/>
      <w:r w:rsidRPr="00E509EC">
        <w:t>Modeling</w:t>
      </w:r>
      <w:proofErr w:type="spellEnd"/>
      <w:r w:rsidRPr="00E509EC">
        <w:t xml:space="preserve">, </w:t>
      </w:r>
      <w:proofErr w:type="spellStart"/>
      <w:r w:rsidRPr="00E509EC">
        <w:t>Waiting</w:t>
      </w:r>
      <w:proofErr w:type="spellEnd"/>
      <w:r w:rsidRPr="00E509EC">
        <w:t xml:space="preserve"> Time, </w:t>
      </w:r>
      <w:proofErr w:type="spellStart"/>
      <w:r w:rsidRPr="00E509EC">
        <w:t>Traffic</w:t>
      </w:r>
      <w:proofErr w:type="spellEnd"/>
      <w:r w:rsidRPr="00E509EC">
        <w:t xml:space="preserve"> </w:t>
      </w:r>
      <w:proofErr w:type="spellStart"/>
      <w:r w:rsidRPr="00E509EC">
        <w:t>Accidents</w:t>
      </w:r>
      <w:proofErr w:type="spellEnd"/>
      <w:r w:rsidRPr="00E509EC">
        <w:t xml:space="preserve">, </w:t>
      </w:r>
      <w:proofErr w:type="spellStart"/>
      <w:r w:rsidRPr="00E509EC">
        <w:t>Insurance</w:t>
      </w:r>
      <w:proofErr w:type="spellEnd"/>
      <w:r w:rsidRPr="00E509EC">
        <w:t xml:space="preserve">, Machine </w:t>
      </w:r>
      <w:proofErr w:type="spellStart"/>
      <w:r w:rsidRPr="00E509EC">
        <w:t>Learning</w:t>
      </w:r>
      <w:proofErr w:type="spellEnd"/>
      <w:r w:rsidRPr="00E509EC">
        <w:t xml:space="preserve">, </w:t>
      </w:r>
      <w:proofErr w:type="spellStart"/>
      <w:r w:rsidRPr="00E509EC">
        <w:t>Operational</w:t>
      </w:r>
      <w:proofErr w:type="spellEnd"/>
      <w:r w:rsidRPr="00E509EC">
        <w:t xml:space="preserve"> </w:t>
      </w:r>
      <w:proofErr w:type="spellStart"/>
      <w:r w:rsidRPr="00E509EC">
        <w:t>Optimization</w:t>
      </w:r>
      <w:proofErr w:type="spellEnd"/>
      <w:r w:rsidRPr="00E509EC">
        <w:t xml:space="preserve">, </w:t>
      </w:r>
      <w:proofErr w:type="spellStart"/>
      <w:r w:rsidRPr="00E509EC">
        <w:t>Claims</w:t>
      </w:r>
      <w:proofErr w:type="spellEnd"/>
      <w:r w:rsidRPr="00E509EC">
        <w:t xml:space="preserve"> Management, </w:t>
      </w:r>
      <w:proofErr w:type="spellStart"/>
      <w:r w:rsidRPr="00E509EC">
        <w:t>Customer</w:t>
      </w:r>
      <w:proofErr w:type="spellEnd"/>
      <w:r w:rsidRPr="00E509EC">
        <w:t xml:space="preserve"> </w:t>
      </w:r>
      <w:proofErr w:type="spellStart"/>
      <w:r w:rsidRPr="00E509EC">
        <w:t>Experience</w:t>
      </w:r>
      <w:proofErr w:type="spellEnd"/>
      <w:r w:rsidRPr="00E509EC">
        <w:t xml:space="preserve">, Data </w:t>
      </w:r>
      <w:proofErr w:type="spellStart"/>
      <w:r w:rsidRPr="00E509EC">
        <w:t>Analytics</w:t>
      </w:r>
      <w:proofErr w:type="spellEnd"/>
      <w:r w:rsidRPr="00E509EC">
        <w:t xml:space="preserve">, </w:t>
      </w:r>
      <w:proofErr w:type="spellStart"/>
      <w:r w:rsidRPr="00E509EC">
        <w:t>Resource</w:t>
      </w:r>
      <w:proofErr w:type="spellEnd"/>
      <w:r w:rsidRPr="00E509EC">
        <w:t xml:space="preserve"> </w:t>
      </w:r>
      <w:proofErr w:type="spellStart"/>
      <w:r w:rsidRPr="00E509EC">
        <w:t>Allocation</w:t>
      </w:r>
      <w:proofErr w:type="spellEnd"/>
    </w:p>
    <w:p w14:paraId="000000BD" w14:textId="77777777" w:rsidR="00F27B69" w:rsidRPr="00E509EC" w:rsidRDefault="00000000">
      <w:r w:rsidRPr="00E509EC">
        <w:t xml:space="preserve"> </w:t>
      </w:r>
    </w:p>
    <w:p w14:paraId="000000BE" w14:textId="77777777" w:rsidR="00F27B69" w:rsidRPr="00E509EC" w:rsidRDefault="00000000">
      <w:pPr>
        <w:tabs>
          <w:tab w:val="left" w:pos="6787"/>
        </w:tabs>
      </w:pPr>
      <w:r w:rsidRPr="00E509EC">
        <w:tab/>
      </w:r>
    </w:p>
    <w:p w14:paraId="000000BF" w14:textId="77777777" w:rsidR="00F27B69" w:rsidRPr="00E509EC" w:rsidRDefault="00F27B69"/>
    <w:p w14:paraId="000000C0" w14:textId="726A15D8" w:rsidR="00F27B69" w:rsidRPr="00E509EC" w:rsidRDefault="00000000">
      <w:pPr>
        <w:pStyle w:val="Ttulo1"/>
        <w:numPr>
          <w:ilvl w:val="0"/>
          <w:numId w:val="10"/>
        </w:numPr>
        <w:rPr>
          <w:rFonts w:cs="Times New Roman"/>
          <w:szCs w:val="24"/>
        </w:rPr>
      </w:pPr>
      <w:bookmarkStart w:id="17" w:name="_Toc198842999"/>
      <w:r w:rsidRPr="00E509EC">
        <w:rPr>
          <w:rFonts w:cs="Times New Roman"/>
          <w:szCs w:val="24"/>
        </w:rPr>
        <w:lastRenderedPageBreak/>
        <w:t>Descripción del problema</w:t>
      </w:r>
      <w:bookmarkEnd w:id="17"/>
    </w:p>
    <w:p w14:paraId="000000C1" w14:textId="77777777" w:rsidR="00F27B69" w:rsidRPr="00E509EC" w:rsidRDefault="00000000">
      <w:pPr>
        <w:pBdr>
          <w:top w:val="nil"/>
          <w:left w:val="nil"/>
          <w:bottom w:val="nil"/>
          <w:right w:val="nil"/>
          <w:between w:val="nil"/>
        </w:pBdr>
        <w:ind w:firstLine="709"/>
        <w:rPr>
          <w:color w:val="000000"/>
        </w:rPr>
      </w:pPr>
      <w:r w:rsidRPr="00E509EC">
        <w:rPr>
          <w:color w:val="000000"/>
        </w:rPr>
        <w:t>En el contexto de los accidentes de tránsito, uno de los principales factores que impacta en la satisfacción de los asegurados es el tiempo de espera para recibir asistencia por parte de su compañía de seguros. Este tiempo puede variar significativamente según diversos factores como la ubicación del siniestro, la disponibilidad de gestores, la hora del día, el tipo de accidente, entre otros.</w:t>
      </w:r>
    </w:p>
    <w:p w14:paraId="000000C2" w14:textId="77777777" w:rsidR="00F27B69" w:rsidRPr="00E509EC" w:rsidRDefault="00000000">
      <w:pPr>
        <w:pBdr>
          <w:top w:val="nil"/>
          <w:left w:val="nil"/>
          <w:bottom w:val="nil"/>
          <w:right w:val="nil"/>
          <w:between w:val="nil"/>
        </w:pBdr>
        <w:ind w:firstLine="709"/>
        <w:rPr>
          <w:color w:val="000000"/>
        </w:rPr>
      </w:pPr>
      <w:r w:rsidRPr="00E509EC">
        <w:rPr>
          <w:color w:val="000000"/>
        </w:rPr>
        <w:t>Actualmente, muchas aseguradoras enfrentan dificultades para estimar de forma precisa el tiempo de atención que tomará resolver un incidente, lo cual impide una asignación eficiente de recursos y afecta negativamente la experiencia del cliente. Además, la falta de una predicción adecuada puede provocar demoras operativas, sobrecarga de gestores o uso ineficiente de unidades móviles.</w:t>
      </w:r>
    </w:p>
    <w:p w14:paraId="000000C3" w14:textId="77777777" w:rsidR="00F27B69" w:rsidRPr="00E509EC" w:rsidRDefault="00000000">
      <w:pPr>
        <w:pBdr>
          <w:top w:val="nil"/>
          <w:left w:val="nil"/>
          <w:bottom w:val="nil"/>
          <w:right w:val="nil"/>
          <w:between w:val="nil"/>
        </w:pBdr>
        <w:ind w:firstLine="709"/>
        <w:rPr>
          <w:color w:val="000000"/>
        </w:rPr>
      </w:pPr>
      <w:r w:rsidRPr="00E509EC">
        <w:rPr>
          <w:color w:val="000000"/>
        </w:rPr>
        <w:t>Frente a esta problemática, surge la necesidad de desarrollar un modelo predictivo que permita estimar, con base en información histórica y en tiempo real, el tiempo de espera estimado que tendrá un asegurado tras reportar un accidente de tránsito. Esta estimación no solo permitirá optimizar la asignación de recursos humanos y logísticos, sino que también contribuirá a mejorar los niveles de servicio, reducir costos operativos y aumentar la confianza del cliente en la aseguradora.</w:t>
      </w:r>
    </w:p>
    <w:p w14:paraId="000000C4" w14:textId="1626817E" w:rsidR="00F27B69" w:rsidRPr="00E509EC" w:rsidRDefault="00000000">
      <w:pPr>
        <w:pBdr>
          <w:top w:val="nil"/>
          <w:left w:val="nil"/>
          <w:bottom w:val="nil"/>
          <w:right w:val="nil"/>
          <w:between w:val="nil"/>
        </w:pBdr>
        <w:ind w:firstLine="709"/>
        <w:rPr>
          <w:color w:val="000000"/>
        </w:rPr>
      </w:pPr>
      <w:r w:rsidRPr="00E509EC">
        <w:rPr>
          <w:color w:val="000000"/>
        </w:rPr>
        <w:t>Por lo tanto, esta investigación busca aplicar técnicas de aprendizaje automático (</w:t>
      </w:r>
      <w:r w:rsidR="001D015C">
        <w:rPr>
          <w:color w:val="000000"/>
        </w:rPr>
        <w:t>M</w:t>
      </w:r>
      <w:r w:rsidRPr="00E509EC">
        <w:rPr>
          <w:color w:val="000000"/>
        </w:rPr>
        <w:t xml:space="preserve">achine </w:t>
      </w:r>
      <w:proofErr w:type="spellStart"/>
      <w:r w:rsidR="001D015C">
        <w:rPr>
          <w:color w:val="000000"/>
        </w:rPr>
        <w:t>L</w:t>
      </w:r>
      <w:r w:rsidRPr="00E509EC">
        <w:rPr>
          <w:color w:val="000000"/>
        </w:rPr>
        <w:t>earning</w:t>
      </w:r>
      <w:proofErr w:type="spellEnd"/>
      <w:r w:rsidRPr="00E509EC">
        <w:rPr>
          <w:color w:val="000000"/>
        </w:rPr>
        <w:t>) para construir un modelo capaz de predecir con precisión dicho tiempo de espera, facilitando la toma de decisiones proactiva por parte de las aseguradoras.</w:t>
      </w:r>
    </w:p>
    <w:p w14:paraId="000000C5" w14:textId="77777777" w:rsidR="00F27B69" w:rsidRPr="00E509EC" w:rsidRDefault="00F27B69">
      <w:pPr>
        <w:rPr>
          <w:b/>
        </w:rPr>
      </w:pPr>
    </w:p>
    <w:p w14:paraId="000000C6" w14:textId="6AEABC98" w:rsidR="00F27B69" w:rsidRPr="00E509EC" w:rsidRDefault="00000000">
      <w:pPr>
        <w:pStyle w:val="Ttulo2"/>
        <w:numPr>
          <w:ilvl w:val="1"/>
          <w:numId w:val="9"/>
        </w:numPr>
        <w:rPr>
          <w:rFonts w:cs="Times New Roman"/>
          <w:szCs w:val="24"/>
        </w:rPr>
      </w:pPr>
      <w:r w:rsidRPr="00E509EC">
        <w:rPr>
          <w:rFonts w:cs="Times New Roman"/>
          <w:szCs w:val="24"/>
        </w:rPr>
        <w:t xml:space="preserve"> </w:t>
      </w:r>
      <w:bookmarkStart w:id="18" w:name="_Toc198843000"/>
      <w:r w:rsidRPr="00E509EC">
        <w:rPr>
          <w:rFonts w:cs="Times New Roman"/>
          <w:szCs w:val="24"/>
        </w:rPr>
        <w:t>Problema de negocio</w:t>
      </w:r>
      <w:bookmarkEnd w:id="18"/>
    </w:p>
    <w:p w14:paraId="000000C7" w14:textId="77777777" w:rsidR="00F27B69" w:rsidRPr="00E509EC" w:rsidRDefault="00000000">
      <w:pPr>
        <w:pBdr>
          <w:top w:val="nil"/>
          <w:left w:val="nil"/>
          <w:bottom w:val="nil"/>
          <w:right w:val="nil"/>
          <w:between w:val="nil"/>
        </w:pBdr>
        <w:ind w:firstLine="709"/>
        <w:rPr>
          <w:color w:val="000000"/>
        </w:rPr>
      </w:pPr>
      <w:r w:rsidRPr="00E509EC">
        <w:rPr>
          <w:color w:val="000000"/>
        </w:rPr>
        <w:t>En el sector asegurador, especialmente en el ámbito de los seguros vehiculares, la capacidad de respuesta ante incidentes de tránsito es un factor determinante en la percepción del cliente sobre la calidad del servicio. Las aseguradoras enfrentan el desafío constante de coordinar de manera eficiente la atención en campo, gestionando la disponibilidad de gestores de siniestros, grúas, unidades móviles y otros recursos necesarios para asistir al asegurado.</w:t>
      </w:r>
    </w:p>
    <w:p w14:paraId="000000C8" w14:textId="77777777" w:rsidR="00F27B69" w:rsidRPr="00E509EC" w:rsidRDefault="00000000">
      <w:pPr>
        <w:pBdr>
          <w:top w:val="nil"/>
          <w:left w:val="nil"/>
          <w:bottom w:val="nil"/>
          <w:right w:val="nil"/>
          <w:between w:val="nil"/>
        </w:pBdr>
        <w:ind w:firstLine="709"/>
        <w:rPr>
          <w:color w:val="000000"/>
        </w:rPr>
      </w:pPr>
      <w:r w:rsidRPr="00E509EC">
        <w:rPr>
          <w:color w:val="000000"/>
        </w:rPr>
        <w:t xml:space="preserve">Actualmente, la falta de herramientas predictivas dificulta la planificación operativa y la asignación óptima de estos recursos. Como resultado, se presentan tiempos de espera prolongados o inconsistentes, generando insatisfacción en los asegurados, pérdida de confianza y un aumento en los reclamos. Además, estas ineficiencias pueden traducirse en costos operativos elevados, uso </w:t>
      </w:r>
      <w:r w:rsidRPr="00E509EC">
        <w:rPr>
          <w:color w:val="000000"/>
        </w:rPr>
        <w:lastRenderedPageBreak/>
        <w:t>inadecuado del personal en campo, y riesgos de saturación en momentos de alta demanda (por ejemplo, durante horarios pico o condiciones climáticas adversas).</w:t>
      </w:r>
    </w:p>
    <w:p w14:paraId="000000C9" w14:textId="77777777" w:rsidR="00F27B69" w:rsidRPr="00E509EC" w:rsidRDefault="00000000">
      <w:pPr>
        <w:pBdr>
          <w:top w:val="nil"/>
          <w:left w:val="nil"/>
          <w:bottom w:val="nil"/>
          <w:right w:val="nil"/>
          <w:between w:val="nil"/>
        </w:pBdr>
        <w:ind w:firstLine="709"/>
        <w:rPr>
          <w:color w:val="000000"/>
        </w:rPr>
      </w:pPr>
      <w:r w:rsidRPr="00E509EC">
        <w:rPr>
          <w:color w:val="000000"/>
        </w:rPr>
        <w:t xml:space="preserve">La empresa </w:t>
      </w:r>
      <w:proofErr w:type="spellStart"/>
      <w:r w:rsidRPr="00E509EC">
        <w:rPr>
          <w:color w:val="000000"/>
        </w:rPr>
        <w:t>AssisNet</w:t>
      </w:r>
      <w:proofErr w:type="spellEnd"/>
      <w:r w:rsidRPr="00E509EC">
        <w:rPr>
          <w:color w:val="000000"/>
        </w:rPr>
        <w:t xml:space="preserve"> busca entonces mejorar sus procesos de gestión de siniestros mediante la implementación de un sistema que le permita predecir con anticipación el tiempo estimado de atención de un asegurado, a partir de variables como la localización, hora del incidente, tipo de accidente, historial de eventos similares, entre otros. Esta capacidad predictiva permitirá anticipar demoras, redistribuir recursos en tiempo real, y ofrecer al cliente información más precisa y confiable sobre el tiempo de espera.</w:t>
      </w:r>
    </w:p>
    <w:p w14:paraId="000000CA" w14:textId="77777777" w:rsidR="00F27B69" w:rsidRPr="00E509EC" w:rsidRDefault="00F27B69">
      <w:pPr>
        <w:rPr>
          <w:b/>
        </w:rPr>
      </w:pPr>
    </w:p>
    <w:p w14:paraId="000000CB" w14:textId="766FA769" w:rsidR="00F27B69" w:rsidRPr="00E509EC" w:rsidRDefault="00000000">
      <w:pPr>
        <w:pStyle w:val="Ttulo2"/>
        <w:numPr>
          <w:ilvl w:val="1"/>
          <w:numId w:val="9"/>
        </w:numPr>
        <w:rPr>
          <w:rFonts w:cs="Times New Roman"/>
          <w:szCs w:val="24"/>
        </w:rPr>
      </w:pPr>
      <w:r w:rsidRPr="00E509EC">
        <w:rPr>
          <w:rFonts w:cs="Times New Roman"/>
          <w:szCs w:val="24"/>
        </w:rPr>
        <w:t xml:space="preserve"> </w:t>
      </w:r>
      <w:bookmarkStart w:id="19" w:name="_Toc198843001"/>
      <w:r w:rsidRPr="00E509EC">
        <w:rPr>
          <w:rFonts w:cs="Times New Roman"/>
          <w:szCs w:val="24"/>
        </w:rPr>
        <w:t>Aproximación desde la analítica de datos</w:t>
      </w:r>
      <w:bookmarkEnd w:id="19"/>
      <w:r w:rsidRPr="00E509EC">
        <w:rPr>
          <w:rFonts w:cs="Times New Roman"/>
          <w:szCs w:val="24"/>
        </w:rPr>
        <w:t xml:space="preserve"> </w:t>
      </w:r>
    </w:p>
    <w:p w14:paraId="000000CC" w14:textId="4821A379" w:rsidR="00F27B69" w:rsidRPr="00E509EC" w:rsidRDefault="00000000">
      <w:pPr>
        <w:pBdr>
          <w:top w:val="nil"/>
          <w:left w:val="nil"/>
          <w:bottom w:val="nil"/>
          <w:right w:val="nil"/>
          <w:between w:val="nil"/>
        </w:pBdr>
        <w:ind w:firstLine="709"/>
        <w:rPr>
          <w:color w:val="000000"/>
        </w:rPr>
      </w:pPr>
      <w:bookmarkStart w:id="20" w:name="_heading=h.2jxsxqh" w:colFirst="0" w:colLast="0"/>
      <w:bookmarkEnd w:id="20"/>
      <w:r w:rsidRPr="00E509EC">
        <w:rPr>
          <w:color w:val="000000"/>
        </w:rPr>
        <w:t xml:space="preserve">Para abordar el problema del tiempo de espera en la atención de asegurados durante accidentes de tránsito, se plantea una solución basada en técnicas de analítica de datos y modelos predictivos de machine </w:t>
      </w:r>
      <w:proofErr w:type="spellStart"/>
      <w:r w:rsidRPr="00E509EC">
        <w:rPr>
          <w:color w:val="000000"/>
        </w:rPr>
        <w:t>learning</w:t>
      </w:r>
      <w:proofErr w:type="spellEnd"/>
      <w:r w:rsidR="005E23AB" w:rsidRPr="00E509EC">
        <w:rPr>
          <w:color w:val="000000"/>
        </w:rPr>
        <w:t xml:space="preserve"> (ML)</w:t>
      </w:r>
      <w:r w:rsidRPr="00E509EC">
        <w:rPr>
          <w:color w:val="000000"/>
        </w:rPr>
        <w:t>. Esta aproximación permitirá transformar los datos históricos de siniestros en una herramienta estratégica para la toma de decisiones operativas en tiempo real.</w:t>
      </w:r>
    </w:p>
    <w:p w14:paraId="52115AE0" w14:textId="77777777" w:rsidR="00572A5C" w:rsidRPr="00E509EC" w:rsidRDefault="00572A5C">
      <w:pPr>
        <w:pBdr>
          <w:top w:val="nil"/>
          <w:left w:val="nil"/>
          <w:bottom w:val="nil"/>
          <w:right w:val="nil"/>
          <w:between w:val="nil"/>
        </w:pBdr>
        <w:ind w:firstLine="709"/>
        <w:rPr>
          <w:color w:val="000000"/>
        </w:rPr>
      </w:pPr>
    </w:p>
    <w:p w14:paraId="000000D5" w14:textId="6223E232" w:rsidR="00F27B69" w:rsidRPr="00E509EC" w:rsidRDefault="00000000">
      <w:pPr>
        <w:pBdr>
          <w:top w:val="nil"/>
          <w:left w:val="nil"/>
          <w:bottom w:val="nil"/>
          <w:right w:val="nil"/>
          <w:between w:val="nil"/>
        </w:pBdr>
        <w:ind w:firstLine="709"/>
        <w:rPr>
          <w:color w:val="000000"/>
        </w:rPr>
      </w:pPr>
      <w:r w:rsidRPr="00E509EC">
        <w:rPr>
          <w:color w:val="000000"/>
        </w:rPr>
        <w:t>El objetivo principal es desarrollar un modelo de predicción que estime con precisión el tiempo de espera que enfrentará un asegurado desde el momento en que reporta un accidente hasta que recibe atención en el lugar del siniestro. Este modelo se entrenará utilizando variables históricas como:</w:t>
      </w:r>
      <w:r w:rsidR="005E23AB" w:rsidRPr="00E509EC">
        <w:rPr>
          <w:color w:val="000000"/>
        </w:rPr>
        <w:t xml:space="preserve"> </w:t>
      </w:r>
      <w:r w:rsidRPr="00E509EC">
        <w:rPr>
          <w:color w:val="000000"/>
        </w:rPr>
        <w:t>Ubicación geográfica del accidente</w:t>
      </w:r>
      <w:r w:rsidR="005E23AB" w:rsidRPr="00E509EC">
        <w:rPr>
          <w:color w:val="000000"/>
        </w:rPr>
        <w:t>, h</w:t>
      </w:r>
      <w:r w:rsidRPr="00E509EC">
        <w:rPr>
          <w:color w:val="000000"/>
        </w:rPr>
        <w:t>ora y día del evento</w:t>
      </w:r>
      <w:r w:rsidR="005E23AB" w:rsidRPr="00E509EC">
        <w:rPr>
          <w:color w:val="000000"/>
        </w:rPr>
        <w:t>, c</w:t>
      </w:r>
      <w:r w:rsidRPr="00E509EC">
        <w:rPr>
          <w:color w:val="000000"/>
        </w:rPr>
        <w:t>ondiciones climáticas</w:t>
      </w:r>
      <w:r w:rsidR="005E23AB" w:rsidRPr="00E509EC">
        <w:rPr>
          <w:color w:val="000000"/>
        </w:rPr>
        <w:t>, t</w:t>
      </w:r>
      <w:r w:rsidRPr="00E509EC">
        <w:rPr>
          <w:color w:val="000000"/>
        </w:rPr>
        <w:t>ipo de accidente</w:t>
      </w:r>
      <w:r w:rsidR="005E23AB" w:rsidRPr="00E509EC">
        <w:rPr>
          <w:color w:val="000000"/>
        </w:rPr>
        <w:t>, n</w:t>
      </w:r>
      <w:r w:rsidRPr="00E509EC">
        <w:rPr>
          <w:color w:val="000000"/>
        </w:rPr>
        <w:t>ivel de tráfico en la zona</w:t>
      </w:r>
      <w:r w:rsidR="005E23AB" w:rsidRPr="00E509EC">
        <w:rPr>
          <w:color w:val="000000"/>
        </w:rPr>
        <w:t>, d</w:t>
      </w:r>
      <w:r w:rsidRPr="00E509EC">
        <w:rPr>
          <w:color w:val="000000"/>
        </w:rPr>
        <w:t>isponibilidad de gestores y unidades móviles</w:t>
      </w:r>
      <w:r w:rsidR="005E23AB" w:rsidRPr="00E509EC">
        <w:rPr>
          <w:color w:val="000000"/>
        </w:rPr>
        <w:t>, i</w:t>
      </w:r>
      <w:r w:rsidRPr="00E509EC">
        <w:rPr>
          <w:color w:val="000000"/>
        </w:rPr>
        <w:t>nformación demográfica del asegurado</w:t>
      </w:r>
      <w:r w:rsidR="005E23AB" w:rsidRPr="00E509EC">
        <w:rPr>
          <w:color w:val="000000"/>
        </w:rPr>
        <w:t>, e h</w:t>
      </w:r>
      <w:r w:rsidRPr="00E509EC">
        <w:rPr>
          <w:color w:val="000000"/>
        </w:rPr>
        <w:t>istorial de atención en eventos similares</w:t>
      </w:r>
    </w:p>
    <w:p w14:paraId="22D34193" w14:textId="77777777" w:rsidR="005E23AB" w:rsidRPr="00E509EC" w:rsidRDefault="005E23AB">
      <w:pPr>
        <w:pBdr>
          <w:top w:val="nil"/>
          <w:left w:val="nil"/>
          <w:bottom w:val="nil"/>
          <w:right w:val="nil"/>
          <w:between w:val="nil"/>
        </w:pBdr>
        <w:ind w:firstLine="709"/>
        <w:rPr>
          <w:color w:val="000000"/>
        </w:rPr>
      </w:pPr>
    </w:p>
    <w:p w14:paraId="000000D6" w14:textId="77777777" w:rsidR="00F27B69" w:rsidRPr="00E509EC" w:rsidRDefault="00000000">
      <w:pPr>
        <w:pBdr>
          <w:top w:val="nil"/>
          <w:left w:val="nil"/>
          <w:bottom w:val="nil"/>
          <w:right w:val="nil"/>
          <w:between w:val="nil"/>
        </w:pBdr>
        <w:ind w:firstLine="709"/>
        <w:rPr>
          <w:color w:val="000000"/>
        </w:rPr>
      </w:pPr>
      <w:r w:rsidRPr="00E509EC">
        <w:rPr>
          <w:color w:val="000000"/>
        </w:rPr>
        <w:t>Mediante esta aproximación, la aseguradora podrá anticipar con mayor exactitud posibles demoras, optimizar la distribución de recursos, mejorar la experiencia del cliente al proporcionar tiempos estimados de atención realistas, y reducir los costos operativos asociados con una mala planificación.</w:t>
      </w:r>
    </w:p>
    <w:p w14:paraId="000000D7" w14:textId="77777777" w:rsidR="00F27B69" w:rsidRPr="00E509EC" w:rsidRDefault="00F27B69">
      <w:pPr>
        <w:rPr>
          <w:b/>
        </w:rPr>
      </w:pPr>
    </w:p>
    <w:p w14:paraId="000000D8" w14:textId="6FFD8D1C" w:rsidR="00F27B69" w:rsidRPr="00E509EC" w:rsidRDefault="00000000">
      <w:pPr>
        <w:pStyle w:val="Ttulo2"/>
        <w:numPr>
          <w:ilvl w:val="1"/>
          <w:numId w:val="9"/>
        </w:numPr>
        <w:rPr>
          <w:rFonts w:cs="Times New Roman"/>
          <w:szCs w:val="24"/>
        </w:rPr>
      </w:pPr>
      <w:r w:rsidRPr="00E509EC">
        <w:rPr>
          <w:rFonts w:cs="Times New Roman"/>
          <w:szCs w:val="24"/>
        </w:rPr>
        <w:t xml:space="preserve"> </w:t>
      </w:r>
      <w:bookmarkStart w:id="21" w:name="_Toc198843002"/>
      <w:r w:rsidRPr="00E509EC">
        <w:rPr>
          <w:rFonts w:cs="Times New Roman"/>
          <w:szCs w:val="24"/>
        </w:rPr>
        <w:t>Origen de los datos</w:t>
      </w:r>
      <w:bookmarkEnd w:id="21"/>
    </w:p>
    <w:p w14:paraId="000000D9" w14:textId="77777777" w:rsidR="00F27B69" w:rsidRPr="00E509EC" w:rsidRDefault="00000000">
      <w:pPr>
        <w:pBdr>
          <w:top w:val="nil"/>
          <w:left w:val="nil"/>
          <w:bottom w:val="nil"/>
          <w:right w:val="nil"/>
          <w:between w:val="nil"/>
        </w:pBdr>
        <w:ind w:firstLine="709"/>
        <w:rPr>
          <w:color w:val="000000"/>
        </w:rPr>
      </w:pPr>
      <w:r w:rsidRPr="00E509EC">
        <w:rPr>
          <w:color w:val="000000"/>
        </w:rPr>
        <w:t xml:space="preserve">Los datos utilizados en este proyecto provienen de registros históricos recopilados por la compañía aseguradora </w:t>
      </w:r>
      <w:proofErr w:type="spellStart"/>
      <w:r w:rsidRPr="00E509EC">
        <w:rPr>
          <w:color w:val="000000"/>
        </w:rPr>
        <w:t>AssisNet</w:t>
      </w:r>
      <w:proofErr w:type="spellEnd"/>
      <w:r w:rsidRPr="00E509EC">
        <w:rPr>
          <w:color w:val="000000"/>
        </w:rPr>
        <w:t xml:space="preserve"> que brinda servicios de atención en incidentes de tránsito. Esta </w:t>
      </w:r>
      <w:r w:rsidRPr="00E509EC">
        <w:rPr>
          <w:color w:val="000000"/>
        </w:rPr>
        <w:lastRenderedPageBreak/>
        <w:t>información ha sido recolectada de manera sistemática a través de sus plataformas digitales de gestión de siniestros, aplicaciones móviles utilizadas por los asegurados.</w:t>
      </w:r>
    </w:p>
    <w:p w14:paraId="000000DA" w14:textId="77777777" w:rsidR="00F27B69" w:rsidRPr="00E509EC" w:rsidRDefault="00000000">
      <w:pPr>
        <w:pBdr>
          <w:top w:val="nil"/>
          <w:left w:val="nil"/>
          <w:bottom w:val="nil"/>
          <w:right w:val="nil"/>
          <w:between w:val="nil"/>
        </w:pBdr>
        <w:ind w:firstLine="709"/>
        <w:rPr>
          <w:color w:val="000000"/>
        </w:rPr>
      </w:pPr>
      <w:r w:rsidRPr="00E509EC">
        <w:rPr>
          <w:color w:val="000000"/>
        </w:rPr>
        <w:t>Los registros cubren un período de tiempo representativo y comprenden eventos reales de accidentes de tránsito donde el gestor de servicio prestó servicios de asistencia. Los datos fueron obtenidos bajo condiciones operativas normales, abarcando distintos tipos de siniestros, zonas geográficas, franjas horarias y niveles de complejidad en la atención. La recolección se realizó en cumplimiento con políticas internas de calidad de datos y estándares de confidencialidad, sin incluir información que permita identificar de manera directa a los asegurados.</w:t>
      </w:r>
    </w:p>
    <w:p w14:paraId="000000DB" w14:textId="77777777" w:rsidR="00F27B69" w:rsidRPr="00E509EC" w:rsidRDefault="00000000">
      <w:pPr>
        <w:pBdr>
          <w:top w:val="nil"/>
          <w:left w:val="nil"/>
          <w:bottom w:val="nil"/>
          <w:right w:val="nil"/>
          <w:between w:val="nil"/>
        </w:pBdr>
        <w:ind w:firstLine="709"/>
        <w:rPr>
          <w:color w:val="000000"/>
        </w:rPr>
      </w:pPr>
      <w:r w:rsidRPr="00E509EC">
        <w:rPr>
          <w:color w:val="000000"/>
        </w:rPr>
        <w:t>Este conjunto de datos constituye la base sobre la cual se entrenará y validará el modelo predictivo, permitiendo identificar patrones relevantes y variables significativas que influyen en el tiempo de espera del asegurado.</w:t>
      </w:r>
    </w:p>
    <w:p w14:paraId="000000DC" w14:textId="77777777" w:rsidR="00F27B69" w:rsidRPr="00E509EC" w:rsidRDefault="00F27B69">
      <w:pPr>
        <w:pBdr>
          <w:top w:val="nil"/>
          <w:left w:val="nil"/>
          <w:bottom w:val="nil"/>
          <w:right w:val="nil"/>
          <w:between w:val="nil"/>
        </w:pBdr>
        <w:ind w:firstLine="709"/>
        <w:rPr>
          <w:color w:val="000000"/>
        </w:rPr>
      </w:pPr>
    </w:p>
    <w:p w14:paraId="000000DD" w14:textId="33F781FB" w:rsidR="00F27B69" w:rsidRDefault="00000000">
      <w:pPr>
        <w:pStyle w:val="Ttulo2"/>
        <w:numPr>
          <w:ilvl w:val="1"/>
          <w:numId w:val="9"/>
        </w:numPr>
        <w:rPr>
          <w:rFonts w:cs="Times New Roman"/>
          <w:szCs w:val="24"/>
        </w:rPr>
      </w:pPr>
      <w:r w:rsidRPr="00AA046F">
        <w:rPr>
          <w:rFonts w:cs="Times New Roman"/>
          <w:szCs w:val="24"/>
        </w:rPr>
        <w:t xml:space="preserve"> </w:t>
      </w:r>
      <w:bookmarkStart w:id="22" w:name="_Toc198843003"/>
      <w:r w:rsidRPr="00AA046F">
        <w:rPr>
          <w:rFonts w:cs="Times New Roman"/>
          <w:szCs w:val="24"/>
        </w:rPr>
        <w:t>Métricas de desempeño</w:t>
      </w:r>
      <w:bookmarkEnd w:id="22"/>
    </w:p>
    <w:p w14:paraId="0DFDEB15" w14:textId="77777777" w:rsidR="00E6376C" w:rsidRDefault="00E6376C" w:rsidP="00E6376C"/>
    <w:p w14:paraId="4C120B55" w14:textId="77777777" w:rsidR="00E6376C" w:rsidRPr="00E6376C" w:rsidRDefault="00E6376C" w:rsidP="00E6376C">
      <w:r w:rsidRPr="00E6376C">
        <w:t xml:space="preserve">En el contexto de un modelo de predicción del tiempo de espera de un asegurado en un accidente de tránsito, es fundamental evaluar tanto las métricas de desempeño del modelo de machine </w:t>
      </w:r>
      <w:proofErr w:type="spellStart"/>
      <w:r w:rsidRPr="00E6376C">
        <w:t>learning</w:t>
      </w:r>
      <w:proofErr w:type="spellEnd"/>
      <w:r w:rsidRPr="00E6376C">
        <w:t xml:space="preserve"> como su impacto en el negocio. Desde el punto de vista técnico, al tratarse de un problema de regresión, las métricas más relevantes son el MAE (error absoluto medio), el RMSE (raíz del error cuadrático medio) y el coeficiente de determinación R². Un modelo con un MAE menor o igual a 10 minutos, un RMSE menor o igual a 15 minutos y un R² igual o superior a 0.85 puede considerarse técnicamente sólido, ya que ofrece predicciones suficientemente precisas para la toma de decisiones operativas. </w:t>
      </w:r>
    </w:p>
    <w:p w14:paraId="6B49A347" w14:textId="77777777" w:rsidR="00E6376C" w:rsidRPr="00E6376C" w:rsidRDefault="00E6376C" w:rsidP="00E6376C">
      <w:r w:rsidRPr="00E6376C">
        <w:t>En cuanto a las métricas de negocio, el modelo puede contribuir significativamente a reducir el tiempo promedio de espera de los asegurados, mejorar la satisfacción del cliente, disminuir el número de reclamos por demoras y optimizar los costos operativos mediante una mejor asignación de recursos logísticos.</w:t>
      </w:r>
    </w:p>
    <w:p w14:paraId="0309CE1D" w14:textId="77777777" w:rsidR="00E6376C" w:rsidRDefault="00E6376C" w:rsidP="00E6376C">
      <w:r w:rsidRPr="00E6376C">
        <w:t xml:space="preserve"> Se puede establecer que el modelo es viable siempre que cumpla con los umbrales mínimos de MAE ≤ 10 minutos y R² ≥ 0.85, ya que a partir de ese punto se alcanza un ROI suficiente para cubrir los costos de operación y generar valor para la organización.</w:t>
      </w:r>
    </w:p>
    <w:p w14:paraId="14F3124F" w14:textId="77777777" w:rsidR="00E6376C" w:rsidRPr="00E6376C" w:rsidRDefault="00E6376C" w:rsidP="00E6376C"/>
    <w:p w14:paraId="0E172743" w14:textId="69B9E508" w:rsidR="00AA046F" w:rsidRDefault="00AA046F" w:rsidP="00AA046F">
      <w:pPr>
        <w:pStyle w:val="Prrafodelista"/>
        <w:numPr>
          <w:ilvl w:val="0"/>
          <w:numId w:val="12"/>
        </w:numPr>
        <w:pBdr>
          <w:top w:val="nil"/>
          <w:left w:val="nil"/>
          <w:bottom w:val="nil"/>
          <w:right w:val="nil"/>
          <w:between w:val="nil"/>
        </w:pBdr>
        <w:rPr>
          <w:color w:val="000000"/>
        </w:rPr>
      </w:pPr>
      <w:r>
        <w:rPr>
          <w:color w:val="000000"/>
        </w:rPr>
        <w:lastRenderedPageBreak/>
        <w:t xml:space="preserve">Disminuir el tiempo de espera del asegurado entre un </w:t>
      </w:r>
      <w:r w:rsidR="001965E7">
        <w:rPr>
          <w:color w:val="000000"/>
        </w:rPr>
        <w:t>10</w:t>
      </w:r>
      <w:r>
        <w:rPr>
          <w:color w:val="000000"/>
        </w:rPr>
        <w:t xml:space="preserve">% a 30% en relación con el tiempo de espera actual </w:t>
      </w:r>
      <w:r w:rsidR="001965E7">
        <w:rPr>
          <w:color w:val="000000"/>
        </w:rPr>
        <w:t xml:space="preserve">aproximado de 52 minutos </w:t>
      </w:r>
      <w:r>
        <w:rPr>
          <w:color w:val="000000"/>
        </w:rPr>
        <w:t>sin la implementación del modelo.</w:t>
      </w:r>
    </w:p>
    <w:p w14:paraId="2949F40E" w14:textId="4025C19A" w:rsidR="00AA046F" w:rsidRDefault="00AA046F" w:rsidP="00AA046F">
      <w:pPr>
        <w:pStyle w:val="Prrafodelista"/>
        <w:numPr>
          <w:ilvl w:val="0"/>
          <w:numId w:val="12"/>
        </w:numPr>
        <w:pBdr>
          <w:top w:val="nil"/>
          <w:left w:val="nil"/>
          <w:bottom w:val="nil"/>
          <w:right w:val="nil"/>
          <w:between w:val="nil"/>
        </w:pBdr>
        <w:rPr>
          <w:color w:val="000000"/>
        </w:rPr>
      </w:pPr>
      <w:r>
        <w:rPr>
          <w:color w:val="000000"/>
        </w:rPr>
        <w:t xml:space="preserve">La ejecución del modelo se hará en línea por medio de un Api expuesta para el uso exclusivo de la aplicación de asistencias de </w:t>
      </w:r>
      <w:proofErr w:type="spellStart"/>
      <w:r>
        <w:rPr>
          <w:color w:val="000000"/>
        </w:rPr>
        <w:t>AsisNet</w:t>
      </w:r>
      <w:proofErr w:type="spellEnd"/>
      <w:r w:rsidR="001965E7">
        <w:rPr>
          <w:color w:val="000000"/>
        </w:rPr>
        <w:t>,</w:t>
      </w:r>
      <w:r>
        <w:rPr>
          <w:color w:val="000000"/>
        </w:rPr>
        <w:t xml:space="preserve"> y se espera un tiempo de respuesta no mayor a 2 segundos en condiciones normales</w:t>
      </w:r>
      <w:r w:rsidR="001965E7">
        <w:rPr>
          <w:color w:val="000000"/>
        </w:rPr>
        <w:t>, es decir, que no se presenten inconvenientes de conectividad.</w:t>
      </w:r>
    </w:p>
    <w:p w14:paraId="15249834" w14:textId="77777777" w:rsidR="00AA046F" w:rsidRPr="00D777C5" w:rsidRDefault="00AA046F" w:rsidP="00AA046F">
      <w:pPr>
        <w:pStyle w:val="Prrafodelista"/>
        <w:numPr>
          <w:ilvl w:val="0"/>
          <w:numId w:val="12"/>
        </w:numPr>
        <w:pBdr>
          <w:top w:val="nil"/>
          <w:left w:val="nil"/>
          <w:bottom w:val="nil"/>
          <w:right w:val="nil"/>
          <w:between w:val="nil"/>
        </w:pBdr>
        <w:rPr>
          <w:color w:val="000000"/>
        </w:rPr>
      </w:pPr>
      <w:r w:rsidRPr="00D777C5">
        <w:rPr>
          <w:color w:val="000000"/>
        </w:rPr>
        <w:t>Según estudios de consultoras como McKinsey y Deloitte, reducciones del 20-30% en tiempos de espera están correlacionadas con mejoras del 5-15% en satisfacción del cliente (NPS) y disminuciones del 3-8% en abandono de clientes</w:t>
      </w:r>
      <w:r>
        <w:rPr>
          <w:color w:val="000000"/>
        </w:rPr>
        <w:t>.</w:t>
      </w:r>
    </w:p>
    <w:p w14:paraId="3942403E" w14:textId="3DA75DFE" w:rsidR="00AA046F" w:rsidRDefault="00AA046F" w:rsidP="00AA046F">
      <w:pPr>
        <w:rPr>
          <w:highlight w:val="cyan"/>
        </w:rPr>
      </w:pPr>
    </w:p>
    <w:p w14:paraId="4D2B382E" w14:textId="77777777" w:rsidR="00AA046F" w:rsidRPr="00AA046F" w:rsidRDefault="00AA046F" w:rsidP="00AA046F">
      <w:pPr>
        <w:rPr>
          <w:highlight w:val="cyan"/>
        </w:rPr>
      </w:pPr>
    </w:p>
    <w:p w14:paraId="259701CF" w14:textId="77777777" w:rsidR="002A5899" w:rsidRPr="00E509EC" w:rsidRDefault="002A5899" w:rsidP="002A5899">
      <w:pPr>
        <w:pBdr>
          <w:top w:val="nil"/>
          <w:left w:val="nil"/>
          <w:bottom w:val="nil"/>
          <w:right w:val="nil"/>
          <w:between w:val="nil"/>
        </w:pBdr>
        <w:rPr>
          <w:b/>
          <w:color w:val="000000"/>
          <w:highlight w:val="cyan"/>
        </w:rPr>
      </w:pPr>
    </w:p>
    <w:p w14:paraId="0801CB9D" w14:textId="77777777" w:rsidR="00CC2FE9" w:rsidRDefault="00CC2FE9">
      <w:pPr>
        <w:pBdr>
          <w:top w:val="nil"/>
          <w:left w:val="nil"/>
          <w:bottom w:val="nil"/>
          <w:right w:val="nil"/>
          <w:between w:val="nil"/>
        </w:pBdr>
        <w:ind w:firstLine="0"/>
        <w:rPr>
          <w:b/>
          <w:color w:val="000000"/>
        </w:rPr>
      </w:pPr>
    </w:p>
    <w:p w14:paraId="375B0101" w14:textId="77777777" w:rsidR="00E6376C" w:rsidRDefault="00E6376C">
      <w:pPr>
        <w:pBdr>
          <w:top w:val="nil"/>
          <w:left w:val="nil"/>
          <w:bottom w:val="nil"/>
          <w:right w:val="nil"/>
          <w:between w:val="nil"/>
        </w:pBdr>
        <w:ind w:firstLine="0"/>
        <w:rPr>
          <w:b/>
          <w:color w:val="000000"/>
        </w:rPr>
      </w:pPr>
    </w:p>
    <w:p w14:paraId="42829F9D" w14:textId="77777777" w:rsidR="00E6376C" w:rsidRDefault="00E6376C">
      <w:pPr>
        <w:pBdr>
          <w:top w:val="nil"/>
          <w:left w:val="nil"/>
          <w:bottom w:val="nil"/>
          <w:right w:val="nil"/>
          <w:between w:val="nil"/>
        </w:pBdr>
        <w:ind w:firstLine="0"/>
        <w:rPr>
          <w:b/>
          <w:color w:val="000000"/>
        </w:rPr>
      </w:pPr>
    </w:p>
    <w:p w14:paraId="26DC16F2" w14:textId="77777777" w:rsidR="00E6376C" w:rsidRDefault="00E6376C">
      <w:pPr>
        <w:pBdr>
          <w:top w:val="nil"/>
          <w:left w:val="nil"/>
          <w:bottom w:val="nil"/>
          <w:right w:val="nil"/>
          <w:between w:val="nil"/>
        </w:pBdr>
        <w:ind w:firstLine="0"/>
        <w:rPr>
          <w:b/>
          <w:color w:val="000000"/>
        </w:rPr>
      </w:pPr>
    </w:p>
    <w:p w14:paraId="2BF673D8" w14:textId="77777777" w:rsidR="00E6376C" w:rsidRDefault="00E6376C">
      <w:pPr>
        <w:pBdr>
          <w:top w:val="nil"/>
          <w:left w:val="nil"/>
          <w:bottom w:val="nil"/>
          <w:right w:val="nil"/>
          <w:between w:val="nil"/>
        </w:pBdr>
        <w:ind w:firstLine="0"/>
        <w:rPr>
          <w:b/>
          <w:color w:val="000000"/>
        </w:rPr>
      </w:pPr>
    </w:p>
    <w:p w14:paraId="71F5F122" w14:textId="77777777" w:rsidR="00E6376C" w:rsidRDefault="00E6376C">
      <w:pPr>
        <w:pBdr>
          <w:top w:val="nil"/>
          <w:left w:val="nil"/>
          <w:bottom w:val="nil"/>
          <w:right w:val="nil"/>
          <w:between w:val="nil"/>
        </w:pBdr>
        <w:ind w:firstLine="0"/>
        <w:rPr>
          <w:b/>
          <w:color w:val="000000"/>
        </w:rPr>
      </w:pPr>
    </w:p>
    <w:p w14:paraId="78977502" w14:textId="77777777" w:rsidR="00E6376C" w:rsidRDefault="00E6376C">
      <w:pPr>
        <w:pBdr>
          <w:top w:val="nil"/>
          <w:left w:val="nil"/>
          <w:bottom w:val="nil"/>
          <w:right w:val="nil"/>
          <w:between w:val="nil"/>
        </w:pBdr>
        <w:ind w:firstLine="0"/>
        <w:rPr>
          <w:b/>
          <w:color w:val="000000"/>
        </w:rPr>
      </w:pPr>
    </w:p>
    <w:p w14:paraId="3168856E" w14:textId="77777777" w:rsidR="00E6376C" w:rsidRDefault="00E6376C">
      <w:pPr>
        <w:pBdr>
          <w:top w:val="nil"/>
          <w:left w:val="nil"/>
          <w:bottom w:val="nil"/>
          <w:right w:val="nil"/>
          <w:between w:val="nil"/>
        </w:pBdr>
        <w:ind w:firstLine="0"/>
        <w:rPr>
          <w:b/>
          <w:color w:val="000000"/>
        </w:rPr>
      </w:pPr>
    </w:p>
    <w:p w14:paraId="7F038008" w14:textId="77777777" w:rsidR="00E6376C" w:rsidRDefault="00E6376C">
      <w:pPr>
        <w:pBdr>
          <w:top w:val="nil"/>
          <w:left w:val="nil"/>
          <w:bottom w:val="nil"/>
          <w:right w:val="nil"/>
          <w:between w:val="nil"/>
        </w:pBdr>
        <w:ind w:firstLine="0"/>
        <w:rPr>
          <w:b/>
          <w:color w:val="000000"/>
        </w:rPr>
      </w:pPr>
    </w:p>
    <w:p w14:paraId="5767893C" w14:textId="77777777" w:rsidR="00E6376C" w:rsidRDefault="00E6376C">
      <w:pPr>
        <w:pBdr>
          <w:top w:val="nil"/>
          <w:left w:val="nil"/>
          <w:bottom w:val="nil"/>
          <w:right w:val="nil"/>
          <w:between w:val="nil"/>
        </w:pBdr>
        <w:ind w:firstLine="0"/>
        <w:rPr>
          <w:b/>
          <w:color w:val="000000"/>
        </w:rPr>
      </w:pPr>
    </w:p>
    <w:p w14:paraId="78C3FB7E" w14:textId="77777777" w:rsidR="00E6376C" w:rsidRDefault="00E6376C">
      <w:pPr>
        <w:pBdr>
          <w:top w:val="nil"/>
          <w:left w:val="nil"/>
          <w:bottom w:val="nil"/>
          <w:right w:val="nil"/>
          <w:between w:val="nil"/>
        </w:pBdr>
        <w:ind w:firstLine="0"/>
        <w:rPr>
          <w:b/>
          <w:color w:val="000000"/>
        </w:rPr>
      </w:pPr>
    </w:p>
    <w:p w14:paraId="7989EAE9" w14:textId="77777777" w:rsidR="00E6376C" w:rsidRDefault="00E6376C">
      <w:pPr>
        <w:pBdr>
          <w:top w:val="nil"/>
          <w:left w:val="nil"/>
          <w:bottom w:val="nil"/>
          <w:right w:val="nil"/>
          <w:between w:val="nil"/>
        </w:pBdr>
        <w:ind w:firstLine="0"/>
        <w:rPr>
          <w:b/>
          <w:color w:val="000000"/>
        </w:rPr>
      </w:pPr>
    </w:p>
    <w:p w14:paraId="6BAFC5EC" w14:textId="77777777" w:rsidR="00E6376C" w:rsidRDefault="00E6376C">
      <w:pPr>
        <w:pBdr>
          <w:top w:val="nil"/>
          <w:left w:val="nil"/>
          <w:bottom w:val="nil"/>
          <w:right w:val="nil"/>
          <w:between w:val="nil"/>
        </w:pBdr>
        <w:ind w:firstLine="0"/>
        <w:rPr>
          <w:b/>
          <w:color w:val="000000"/>
        </w:rPr>
      </w:pPr>
    </w:p>
    <w:p w14:paraId="7251898E" w14:textId="77777777" w:rsidR="00E6376C" w:rsidRDefault="00E6376C">
      <w:pPr>
        <w:pBdr>
          <w:top w:val="nil"/>
          <w:left w:val="nil"/>
          <w:bottom w:val="nil"/>
          <w:right w:val="nil"/>
          <w:between w:val="nil"/>
        </w:pBdr>
        <w:ind w:firstLine="0"/>
        <w:rPr>
          <w:b/>
          <w:color w:val="000000"/>
        </w:rPr>
      </w:pPr>
    </w:p>
    <w:p w14:paraId="368F2782" w14:textId="77777777" w:rsidR="00E6376C" w:rsidRDefault="00E6376C">
      <w:pPr>
        <w:pBdr>
          <w:top w:val="nil"/>
          <w:left w:val="nil"/>
          <w:bottom w:val="nil"/>
          <w:right w:val="nil"/>
          <w:between w:val="nil"/>
        </w:pBdr>
        <w:ind w:firstLine="0"/>
        <w:rPr>
          <w:b/>
          <w:color w:val="000000"/>
        </w:rPr>
      </w:pPr>
    </w:p>
    <w:p w14:paraId="682FF3A4" w14:textId="77777777" w:rsidR="00CC2FE9" w:rsidRDefault="00CC2FE9">
      <w:pPr>
        <w:pBdr>
          <w:top w:val="nil"/>
          <w:left w:val="nil"/>
          <w:bottom w:val="nil"/>
          <w:right w:val="nil"/>
          <w:between w:val="nil"/>
        </w:pBdr>
        <w:ind w:firstLine="0"/>
        <w:rPr>
          <w:b/>
          <w:color w:val="000000"/>
        </w:rPr>
      </w:pPr>
    </w:p>
    <w:p w14:paraId="0511CF73" w14:textId="77777777" w:rsidR="00613BA9" w:rsidRDefault="00613BA9">
      <w:pPr>
        <w:pBdr>
          <w:top w:val="nil"/>
          <w:left w:val="nil"/>
          <w:bottom w:val="nil"/>
          <w:right w:val="nil"/>
          <w:between w:val="nil"/>
        </w:pBdr>
        <w:ind w:firstLine="0"/>
        <w:rPr>
          <w:b/>
          <w:color w:val="000000"/>
        </w:rPr>
      </w:pPr>
    </w:p>
    <w:p w14:paraId="77EB8D08" w14:textId="77777777" w:rsidR="00613BA9" w:rsidRDefault="00613BA9">
      <w:pPr>
        <w:pBdr>
          <w:top w:val="nil"/>
          <w:left w:val="nil"/>
          <w:bottom w:val="nil"/>
          <w:right w:val="nil"/>
          <w:between w:val="nil"/>
        </w:pBdr>
        <w:ind w:firstLine="0"/>
        <w:rPr>
          <w:b/>
          <w:color w:val="000000"/>
        </w:rPr>
      </w:pPr>
    </w:p>
    <w:p w14:paraId="4D6E98FD" w14:textId="77777777" w:rsidR="00613BA9" w:rsidRDefault="00613BA9">
      <w:pPr>
        <w:pBdr>
          <w:top w:val="nil"/>
          <w:left w:val="nil"/>
          <w:bottom w:val="nil"/>
          <w:right w:val="nil"/>
          <w:between w:val="nil"/>
        </w:pBdr>
        <w:ind w:firstLine="0"/>
        <w:rPr>
          <w:b/>
          <w:color w:val="000000"/>
        </w:rPr>
      </w:pPr>
    </w:p>
    <w:p w14:paraId="614BD2E4" w14:textId="77777777" w:rsidR="00613BA9" w:rsidRDefault="00613BA9">
      <w:pPr>
        <w:pBdr>
          <w:top w:val="nil"/>
          <w:left w:val="nil"/>
          <w:bottom w:val="nil"/>
          <w:right w:val="nil"/>
          <w:between w:val="nil"/>
        </w:pBdr>
        <w:ind w:firstLine="0"/>
        <w:rPr>
          <w:b/>
          <w:color w:val="000000"/>
        </w:rPr>
      </w:pPr>
    </w:p>
    <w:p w14:paraId="000000E5" w14:textId="4320E57E" w:rsidR="00F27B69" w:rsidRPr="00E509EC" w:rsidRDefault="00000000">
      <w:pPr>
        <w:pStyle w:val="Ttulo1"/>
        <w:numPr>
          <w:ilvl w:val="0"/>
          <w:numId w:val="9"/>
        </w:numPr>
        <w:rPr>
          <w:rFonts w:cs="Times New Roman"/>
          <w:szCs w:val="24"/>
        </w:rPr>
      </w:pPr>
      <w:bookmarkStart w:id="23" w:name="_Toc198843004"/>
      <w:r w:rsidRPr="00E509EC">
        <w:rPr>
          <w:rFonts w:cs="Times New Roman"/>
          <w:szCs w:val="24"/>
        </w:rPr>
        <w:t>Objetivos</w:t>
      </w:r>
      <w:bookmarkEnd w:id="23"/>
    </w:p>
    <w:p w14:paraId="000000E6" w14:textId="77777777" w:rsidR="00F27B69" w:rsidRPr="00E509EC" w:rsidRDefault="00F27B69">
      <w:pPr>
        <w:rPr>
          <w:b/>
        </w:rPr>
      </w:pPr>
    </w:p>
    <w:p w14:paraId="000000E7" w14:textId="79C2ED94" w:rsidR="00F27B69" w:rsidRPr="00E509EC" w:rsidRDefault="00000000">
      <w:pPr>
        <w:pStyle w:val="Ttulo2"/>
        <w:numPr>
          <w:ilvl w:val="1"/>
          <w:numId w:val="9"/>
        </w:numPr>
        <w:rPr>
          <w:rFonts w:cs="Times New Roman"/>
          <w:szCs w:val="24"/>
        </w:rPr>
      </w:pPr>
      <w:bookmarkStart w:id="24" w:name="_Toc198843005"/>
      <w:r w:rsidRPr="00E509EC">
        <w:rPr>
          <w:rFonts w:cs="Times New Roman"/>
          <w:szCs w:val="24"/>
        </w:rPr>
        <w:t>Objetivo general</w:t>
      </w:r>
      <w:bookmarkEnd w:id="24"/>
    </w:p>
    <w:p w14:paraId="000000E8" w14:textId="77777777" w:rsidR="00F27B69" w:rsidRPr="00E509EC" w:rsidRDefault="00F27B69">
      <w:pPr>
        <w:ind w:firstLine="708"/>
      </w:pPr>
    </w:p>
    <w:p w14:paraId="000000E9" w14:textId="77777777" w:rsidR="00F27B69" w:rsidRPr="00E509EC" w:rsidRDefault="00000000">
      <w:pPr>
        <w:ind w:firstLine="708"/>
        <w:rPr>
          <w:color w:val="1F1F1F"/>
          <w:highlight w:val="white"/>
        </w:rPr>
      </w:pPr>
      <w:bookmarkStart w:id="25" w:name="_heading=h.1ci93xb" w:colFirst="0" w:colLast="0"/>
      <w:bookmarkEnd w:id="25"/>
      <w:r w:rsidRPr="00E509EC">
        <w:rPr>
          <w:color w:val="1F1F1F"/>
          <w:highlight w:val="white"/>
        </w:rPr>
        <w:t xml:space="preserve">Predecir el tiempo de espera en la atención de un asegurado durante una incidencia o accidente de tránsito desarrollando un modelo de Machine </w:t>
      </w:r>
      <w:proofErr w:type="spellStart"/>
      <w:r w:rsidRPr="00E509EC">
        <w:rPr>
          <w:color w:val="1F1F1F"/>
          <w:highlight w:val="white"/>
        </w:rPr>
        <w:t>Learning</w:t>
      </w:r>
      <w:proofErr w:type="spellEnd"/>
      <w:r w:rsidRPr="00E509EC">
        <w:rPr>
          <w:color w:val="1F1F1F"/>
          <w:highlight w:val="white"/>
        </w:rPr>
        <w:t xml:space="preserve"> con el fin de facilitar la asignación adecuada del gestor de seguros.</w:t>
      </w:r>
    </w:p>
    <w:p w14:paraId="000000EA" w14:textId="77777777" w:rsidR="00F27B69" w:rsidRPr="00E509EC" w:rsidRDefault="00F27B69">
      <w:pPr>
        <w:ind w:firstLine="708"/>
      </w:pPr>
    </w:p>
    <w:p w14:paraId="000000EB" w14:textId="3A8ACB50" w:rsidR="00F27B69" w:rsidRPr="00E509EC" w:rsidRDefault="00000000">
      <w:pPr>
        <w:pStyle w:val="Ttulo2"/>
        <w:numPr>
          <w:ilvl w:val="1"/>
          <w:numId w:val="9"/>
        </w:numPr>
        <w:rPr>
          <w:rFonts w:cs="Times New Roman"/>
          <w:b w:val="0"/>
          <w:szCs w:val="24"/>
        </w:rPr>
      </w:pPr>
      <w:bookmarkStart w:id="26" w:name="_Toc198843006"/>
      <w:r w:rsidRPr="00E509EC">
        <w:rPr>
          <w:rFonts w:cs="Times New Roman"/>
          <w:szCs w:val="24"/>
        </w:rPr>
        <w:t>Objetivos específicos</w:t>
      </w:r>
      <w:bookmarkEnd w:id="26"/>
    </w:p>
    <w:p w14:paraId="000000EC" w14:textId="77777777" w:rsidR="00F27B69" w:rsidRPr="00E509EC" w:rsidRDefault="00F27B69">
      <w:pPr>
        <w:pBdr>
          <w:top w:val="nil"/>
          <w:left w:val="nil"/>
          <w:bottom w:val="nil"/>
          <w:right w:val="nil"/>
          <w:between w:val="nil"/>
        </w:pBdr>
        <w:ind w:firstLine="709"/>
        <w:rPr>
          <w:color w:val="000000"/>
        </w:rPr>
      </w:pPr>
    </w:p>
    <w:p w14:paraId="000000ED" w14:textId="77777777" w:rsidR="00F27B69" w:rsidRPr="00E509EC" w:rsidRDefault="00000000">
      <w:pPr>
        <w:numPr>
          <w:ilvl w:val="0"/>
          <w:numId w:val="3"/>
        </w:numPr>
        <w:pBdr>
          <w:top w:val="nil"/>
          <w:left w:val="nil"/>
          <w:bottom w:val="nil"/>
          <w:right w:val="nil"/>
          <w:between w:val="nil"/>
        </w:pBdr>
        <w:jc w:val="left"/>
        <w:rPr>
          <w:color w:val="1F1F1F"/>
          <w:highlight w:val="white"/>
        </w:rPr>
      </w:pPr>
      <w:r w:rsidRPr="00E509EC">
        <w:rPr>
          <w:color w:val="1F1F1F"/>
          <w:highlight w:val="white"/>
        </w:rPr>
        <w:t>Recolectar y preprocesar datos históricos relevantes sobre incidentes de tránsito, incluyendo variables como tipo de accidente, ubicación, hora del evento, tiempo de respuesta, criticidad del caso y perfil del asegurado.</w:t>
      </w:r>
    </w:p>
    <w:p w14:paraId="000000EE" w14:textId="77777777" w:rsidR="00F27B69" w:rsidRPr="00E509EC" w:rsidRDefault="00000000">
      <w:pPr>
        <w:numPr>
          <w:ilvl w:val="0"/>
          <w:numId w:val="3"/>
        </w:numPr>
        <w:pBdr>
          <w:top w:val="nil"/>
          <w:left w:val="nil"/>
          <w:bottom w:val="nil"/>
          <w:right w:val="nil"/>
          <w:between w:val="nil"/>
        </w:pBdr>
        <w:jc w:val="left"/>
        <w:rPr>
          <w:color w:val="1F1F1F"/>
          <w:highlight w:val="white"/>
        </w:rPr>
      </w:pPr>
      <w:r w:rsidRPr="00E509EC">
        <w:rPr>
          <w:color w:val="1F1F1F"/>
          <w:highlight w:val="white"/>
        </w:rPr>
        <w:t>Identificar y seleccionar las variables más significativas que influyen en el tiempo de espera, mediante técnicas de análisis exploratorio de datos (EDA) y selección de características.</w:t>
      </w:r>
    </w:p>
    <w:p w14:paraId="000000EF" w14:textId="77777777" w:rsidR="00F27B69" w:rsidRPr="00E509EC" w:rsidRDefault="00000000">
      <w:pPr>
        <w:numPr>
          <w:ilvl w:val="0"/>
          <w:numId w:val="3"/>
        </w:numPr>
        <w:pBdr>
          <w:top w:val="nil"/>
          <w:left w:val="nil"/>
          <w:bottom w:val="nil"/>
          <w:right w:val="nil"/>
          <w:between w:val="nil"/>
        </w:pBdr>
        <w:jc w:val="left"/>
        <w:rPr>
          <w:color w:val="1F1F1F"/>
          <w:highlight w:val="white"/>
        </w:rPr>
      </w:pPr>
      <w:r w:rsidRPr="00E509EC">
        <w:rPr>
          <w:color w:val="1F1F1F"/>
          <w:highlight w:val="white"/>
        </w:rPr>
        <w:t xml:space="preserve">Diseñar y entrenar modelos de Machine </w:t>
      </w:r>
      <w:proofErr w:type="spellStart"/>
      <w:r w:rsidRPr="00E509EC">
        <w:rPr>
          <w:color w:val="1F1F1F"/>
          <w:highlight w:val="white"/>
        </w:rPr>
        <w:t>Learning</w:t>
      </w:r>
      <w:proofErr w:type="spellEnd"/>
      <w:r w:rsidRPr="00E509EC">
        <w:rPr>
          <w:color w:val="1F1F1F"/>
          <w:highlight w:val="white"/>
        </w:rPr>
        <w:t xml:space="preserve"> supervisados, comparando distintos algoritmos (como regresión lineal, árboles de decisión, </w:t>
      </w:r>
      <w:proofErr w:type="spellStart"/>
      <w:r w:rsidRPr="00E509EC">
        <w:rPr>
          <w:color w:val="1F1F1F"/>
          <w:highlight w:val="white"/>
        </w:rPr>
        <w:t>random</w:t>
      </w:r>
      <w:proofErr w:type="spellEnd"/>
      <w:r w:rsidRPr="00E509EC">
        <w:rPr>
          <w:color w:val="1F1F1F"/>
          <w:highlight w:val="white"/>
        </w:rPr>
        <w:t xml:space="preserve"> </w:t>
      </w:r>
      <w:proofErr w:type="spellStart"/>
      <w:r w:rsidRPr="00E509EC">
        <w:rPr>
          <w:color w:val="1F1F1F"/>
          <w:highlight w:val="white"/>
        </w:rPr>
        <w:t>forest</w:t>
      </w:r>
      <w:proofErr w:type="spellEnd"/>
      <w:r w:rsidRPr="00E509EC">
        <w:rPr>
          <w:color w:val="1F1F1F"/>
          <w:highlight w:val="white"/>
        </w:rPr>
        <w:t xml:space="preserve"> o </w:t>
      </w:r>
      <w:proofErr w:type="spellStart"/>
      <w:r w:rsidRPr="00E509EC">
        <w:rPr>
          <w:color w:val="1F1F1F"/>
          <w:highlight w:val="white"/>
        </w:rPr>
        <w:t>XGBoost</w:t>
      </w:r>
      <w:proofErr w:type="spellEnd"/>
      <w:r w:rsidRPr="00E509EC">
        <w:rPr>
          <w:color w:val="1F1F1F"/>
          <w:highlight w:val="white"/>
        </w:rPr>
        <w:t>), para predecir el tiempo de espera en función de las condiciones del accidente.</w:t>
      </w:r>
    </w:p>
    <w:p w14:paraId="000000F0" w14:textId="77777777" w:rsidR="00F27B69" w:rsidRPr="00E509EC" w:rsidRDefault="00000000">
      <w:pPr>
        <w:numPr>
          <w:ilvl w:val="0"/>
          <w:numId w:val="3"/>
        </w:numPr>
        <w:pBdr>
          <w:top w:val="nil"/>
          <w:left w:val="nil"/>
          <w:bottom w:val="nil"/>
          <w:right w:val="nil"/>
          <w:between w:val="nil"/>
        </w:pBdr>
        <w:jc w:val="left"/>
        <w:rPr>
          <w:color w:val="1F1F1F"/>
          <w:highlight w:val="white"/>
        </w:rPr>
      </w:pPr>
      <w:r w:rsidRPr="00E509EC">
        <w:rPr>
          <w:color w:val="1F1F1F"/>
          <w:highlight w:val="white"/>
        </w:rPr>
        <w:t xml:space="preserve">Evaluar el rendimiento de los modelos generados, con la metodología de evaluación de Cross </w:t>
      </w:r>
      <w:proofErr w:type="spellStart"/>
      <w:r w:rsidRPr="00E509EC">
        <w:rPr>
          <w:color w:val="1F1F1F"/>
          <w:highlight w:val="white"/>
        </w:rPr>
        <w:t>Validation</w:t>
      </w:r>
      <w:proofErr w:type="spellEnd"/>
      <w:r w:rsidRPr="00E509EC">
        <w:rPr>
          <w:color w:val="1F1F1F"/>
          <w:highlight w:val="white"/>
        </w:rPr>
        <w:t>, utilizando métricas como MAE (Mean Absolute Error), RMSE (</w:t>
      </w:r>
      <w:proofErr w:type="spellStart"/>
      <w:r w:rsidRPr="00E509EC">
        <w:rPr>
          <w:color w:val="1F1F1F"/>
          <w:highlight w:val="white"/>
        </w:rPr>
        <w:t>Root</w:t>
      </w:r>
      <w:proofErr w:type="spellEnd"/>
      <w:r w:rsidRPr="00E509EC">
        <w:rPr>
          <w:color w:val="1F1F1F"/>
          <w:highlight w:val="white"/>
        </w:rPr>
        <w:t xml:space="preserve"> Mean </w:t>
      </w:r>
      <w:proofErr w:type="spellStart"/>
      <w:r w:rsidRPr="00E509EC">
        <w:rPr>
          <w:color w:val="1F1F1F"/>
          <w:highlight w:val="white"/>
        </w:rPr>
        <w:t>Squared</w:t>
      </w:r>
      <w:proofErr w:type="spellEnd"/>
      <w:r w:rsidRPr="00E509EC">
        <w:rPr>
          <w:color w:val="1F1F1F"/>
          <w:highlight w:val="white"/>
        </w:rPr>
        <w:t xml:space="preserve"> Error) y R², con el fin de seleccionar el modelo más preciso y eficiente. </w:t>
      </w:r>
    </w:p>
    <w:p w14:paraId="000000F1" w14:textId="77777777" w:rsidR="00F27B69" w:rsidRPr="00E509EC" w:rsidRDefault="00000000">
      <w:pPr>
        <w:numPr>
          <w:ilvl w:val="0"/>
          <w:numId w:val="3"/>
        </w:numPr>
        <w:pBdr>
          <w:top w:val="nil"/>
          <w:left w:val="nil"/>
          <w:bottom w:val="nil"/>
          <w:right w:val="nil"/>
          <w:between w:val="nil"/>
        </w:pBdr>
        <w:jc w:val="left"/>
        <w:rPr>
          <w:color w:val="1F1F1F"/>
          <w:highlight w:val="white"/>
        </w:rPr>
      </w:pPr>
      <w:r w:rsidRPr="00E509EC">
        <w:rPr>
          <w:color w:val="1F1F1F"/>
          <w:highlight w:val="white"/>
        </w:rPr>
        <w:t>Implementar un sistema de recomendación basado en el modelo predictivo, que sugiera la asignación óptima del gestor de seguros y determine si se requiere o no desplazamiento al lugar del incidente.</w:t>
      </w:r>
    </w:p>
    <w:p w14:paraId="000000F2" w14:textId="40B845B7" w:rsidR="00F27B69" w:rsidRDefault="00000000">
      <w:pPr>
        <w:numPr>
          <w:ilvl w:val="0"/>
          <w:numId w:val="3"/>
        </w:numPr>
        <w:pBdr>
          <w:top w:val="nil"/>
          <w:left w:val="nil"/>
          <w:bottom w:val="nil"/>
          <w:right w:val="nil"/>
          <w:between w:val="nil"/>
        </w:pBdr>
        <w:jc w:val="left"/>
        <w:rPr>
          <w:color w:val="1F1F1F"/>
          <w:highlight w:val="white"/>
        </w:rPr>
      </w:pPr>
      <w:r w:rsidRPr="00E509EC">
        <w:rPr>
          <w:color w:val="1F1F1F"/>
          <w:highlight w:val="white"/>
        </w:rPr>
        <w:t xml:space="preserve">Proponer y generar un documento </w:t>
      </w:r>
      <w:proofErr w:type="spellStart"/>
      <w:r w:rsidRPr="00E509EC">
        <w:rPr>
          <w:color w:val="1F1F1F"/>
          <w:highlight w:val="white"/>
        </w:rPr>
        <w:t>rfc</w:t>
      </w:r>
      <w:proofErr w:type="spellEnd"/>
      <w:r w:rsidRPr="00E509EC">
        <w:rPr>
          <w:color w:val="1F1F1F"/>
          <w:highlight w:val="white"/>
        </w:rPr>
        <w:t xml:space="preserve"> con los lineamientos para la integración del modelo en los procesos operativos de la aseguradora, orientados a mejorar la eficiencia en la atención de siniestros y la satisfacción del cliente.</w:t>
      </w:r>
    </w:p>
    <w:p w14:paraId="785762DB" w14:textId="77777777" w:rsidR="00AA046F" w:rsidRPr="00E509EC" w:rsidRDefault="00AA046F" w:rsidP="00AA046F">
      <w:pPr>
        <w:pBdr>
          <w:top w:val="nil"/>
          <w:left w:val="nil"/>
          <w:bottom w:val="nil"/>
          <w:right w:val="nil"/>
          <w:between w:val="nil"/>
        </w:pBdr>
        <w:ind w:left="1428" w:firstLine="0"/>
        <w:jc w:val="left"/>
        <w:rPr>
          <w:color w:val="1F1F1F"/>
          <w:highlight w:val="white"/>
        </w:rPr>
      </w:pPr>
    </w:p>
    <w:p w14:paraId="000000F3" w14:textId="67D2939E" w:rsidR="00F27B69" w:rsidRPr="00E509EC" w:rsidRDefault="00000000">
      <w:pPr>
        <w:pStyle w:val="Ttulo1"/>
        <w:numPr>
          <w:ilvl w:val="0"/>
          <w:numId w:val="9"/>
        </w:numPr>
        <w:rPr>
          <w:rFonts w:cs="Times New Roman"/>
          <w:szCs w:val="24"/>
        </w:rPr>
      </w:pPr>
      <w:bookmarkStart w:id="27" w:name="_Toc198843007"/>
      <w:r w:rsidRPr="00E509EC">
        <w:rPr>
          <w:rFonts w:cs="Times New Roman"/>
          <w:szCs w:val="24"/>
        </w:rPr>
        <w:t>Datos</w:t>
      </w:r>
      <w:bookmarkEnd w:id="27"/>
    </w:p>
    <w:p w14:paraId="000000F4" w14:textId="77777777" w:rsidR="00F27B69" w:rsidRPr="00E509EC" w:rsidRDefault="00F27B69"/>
    <w:p w14:paraId="000000F5" w14:textId="478ECD43" w:rsidR="00F27B69" w:rsidRPr="00E509EC" w:rsidRDefault="00000000">
      <w:pPr>
        <w:pStyle w:val="Ttulo2"/>
        <w:numPr>
          <w:ilvl w:val="1"/>
          <w:numId w:val="9"/>
        </w:numPr>
        <w:rPr>
          <w:rFonts w:cs="Times New Roman"/>
          <w:szCs w:val="24"/>
        </w:rPr>
      </w:pPr>
      <w:r w:rsidRPr="00E509EC">
        <w:rPr>
          <w:rFonts w:cs="Times New Roman"/>
          <w:szCs w:val="24"/>
        </w:rPr>
        <w:t xml:space="preserve"> </w:t>
      </w:r>
      <w:bookmarkStart w:id="28" w:name="_Toc198843008"/>
      <w:r w:rsidRPr="00E509EC">
        <w:rPr>
          <w:rFonts w:cs="Times New Roman"/>
          <w:szCs w:val="24"/>
        </w:rPr>
        <w:t>Datos originales</w:t>
      </w:r>
      <w:bookmarkEnd w:id="28"/>
    </w:p>
    <w:p w14:paraId="000000F6" w14:textId="77777777" w:rsidR="00F27B69" w:rsidRPr="00E509EC" w:rsidRDefault="00000000">
      <w:pPr>
        <w:ind w:firstLine="708"/>
        <w:rPr>
          <w:color w:val="1F1F1F"/>
          <w:highlight w:val="white"/>
        </w:rPr>
      </w:pPr>
      <w:r w:rsidRPr="00E509EC">
        <w:rPr>
          <w:color w:val="1F1F1F"/>
          <w:highlight w:val="white"/>
        </w:rPr>
        <w:t xml:space="preserve">Para llevar a cabo el entrenamiento del modelo, capaz de predecir el tiempo de espera en la atención de un asegurado durante un accidente de tránsito, se realizó un análisis exploratorio sobre el conjunto de datos proporcionado por la empresa </w:t>
      </w:r>
      <w:proofErr w:type="spellStart"/>
      <w:r w:rsidRPr="00E509EC">
        <w:rPr>
          <w:color w:val="1F1F1F"/>
          <w:highlight w:val="white"/>
        </w:rPr>
        <w:t>AsisNet</w:t>
      </w:r>
      <w:proofErr w:type="spellEnd"/>
      <w:r w:rsidRPr="00E509EC">
        <w:rPr>
          <w:color w:val="1F1F1F"/>
          <w:highlight w:val="white"/>
        </w:rPr>
        <w:t>, que contiene información detallada de accidentes de tránsito atendidos por los agentes de la empresa, a partir del mes de abril del 2016 al 11 de mayo del 2025.</w:t>
      </w:r>
    </w:p>
    <w:p w14:paraId="000000F7" w14:textId="77777777" w:rsidR="00F27B69" w:rsidRPr="00E509EC" w:rsidRDefault="00F27B69">
      <w:pPr>
        <w:ind w:firstLine="708"/>
        <w:rPr>
          <w:color w:val="1F1F1F"/>
          <w:highlight w:val="white"/>
        </w:rPr>
      </w:pPr>
    </w:p>
    <w:p w14:paraId="000000F8" w14:textId="6DC25436" w:rsidR="00F27B69" w:rsidRPr="00E509EC" w:rsidRDefault="00000000">
      <w:pPr>
        <w:ind w:firstLine="708"/>
        <w:rPr>
          <w:color w:val="1F1F1F"/>
          <w:highlight w:val="white"/>
        </w:rPr>
      </w:pPr>
      <w:r w:rsidRPr="00E509EC">
        <w:rPr>
          <w:color w:val="1F1F1F"/>
          <w:highlight w:val="white"/>
        </w:rPr>
        <w:t xml:space="preserve">El </w:t>
      </w:r>
      <w:proofErr w:type="spellStart"/>
      <w:r w:rsidRPr="00E509EC">
        <w:rPr>
          <w:color w:val="1F1F1F"/>
          <w:highlight w:val="white"/>
        </w:rPr>
        <w:t>DataSet</w:t>
      </w:r>
      <w:proofErr w:type="spellEnd"/>
      <w:r w:rsidRPr="00E509EC">
        <w:rPr>
          <w:color w:val="1F1F1F"/>
          <w:highlight w:val="white"/>
        </w:rPr>
        <w:t xml:space="preserve"> tiene el nombre DataSet_Aseguradora.xlsx y se encuentra en formato de </w:t>
      </w:r>
      <w:proofErr w:type="spellStart"/>
      <w:r w:rsidRPr="00E509EC">
        <w:rPr>
          <w:color w:val="1F1F1F"/>
          <w:highlight w:val="white"/>
        </w:rPr>
        <w:t>excel</w:t>
      </w:r>
      <w:proofErr w:type="spellEnd"/>
      <w:r w:rsidRPr="00E509EC">
        <w:rPr>
          <w:color w:val="1F1F1F"/>
          <w:highlight w:val="white"/>
        </w:rPr>
        <w:t xml:space="preserve"> con extensión .</w:t>
      </w:r>
      <w:r w:rsidR="00E509EC" w:rsidRPr="00E509EC">
        <w:rPr>
          <w:color w:val="1F1F1F"/>
          <w:highlight w:val="white"/>
        </w:rPr>
        <w:t>xlsx,</w:t>
      </w:r>
      <w:r w:rsidRPr="00E509EC">
        <w:rPr>
          <w:color w:val="1F1F1F"/>
          <w:highlight w:val="white"/>
        </w:rPr>
        <w:t xml:space="preserve"> con un tamaño de 3.330 Kb el cual contiene 14520 registros y 28 </w:t>
      </w:r>
      <w:r w:rsidR="00D05833" w:rsidRPr="00E509EC">
        <w:rPr>
          <w:color w:val="1F1F1F"/>
          <w:highlight w:val="white"/>
        </w:rPr>
        <w:t>variables,</w:t>
      </w:r>
      <w:r w:rsidRPr="00E509EC">
        <w:rPr>
          <w:color w:val="1F1F1F"/>
          <w:highlight w:val="white"/>
        </w:rPr>
        <w:t xml:space="preserve"> la información del </w:t>
      </w:r>
      <w:proofErr w:type="spellStart"/>
      <w:r w:rsidRPr="00E509EC">
        <w:rPr>
          <w:color w:val="1F1F1F"/>
          <w:highlight w:val="white"/>
        </w:rPr>
        <w:t>dataset</w:t>
      </w:r>
      <w:proofErr w:type="spellEnd"/>
      <w:r w:rsidRPr="00E509EC">
        <w:rPr>
          <w:color w:val="1F1F1F"/>
          <w:highlight w:val="white"/>
        </w:rPr>
        <w:t xml:space="preserve"> fue obtenida mediante una consulta </w:t>
      </w:r>
      <w:proofErr w:type="spellStart"/>
      <w:r w:rsidRPr="00E509EC">
        <w:rPr>
          <w:color w:val="1F1F1F"/>
          <w:highlight w:val="white"/>
        </w:rPr>
        <w:t>Transa</w:t>
      </w:r>
      <w:r w:rsidR="00764A46" w:rsidRPr="00E509EC">
        <w:rPr>
          <w:color w:val="1F1F1F"/>
          <w:highlight w:val="white"/>
        </w:rPr>
        <w:t>c</w:t>
      </w:r>
      <w:r w:rsidRPr="00E509EC">
        <w:rPr>
          <w:color w:val="1F1F1F"/>
          <w:highlight w:val="white"/>
        </w:rPr>
        <w:t>t</w:t>
      </w:r>
      <w:proofErr w:type="spellEnd"/>
      <w:r w:rsidRPr="00E509EC">
        <w:rPr>
          <w:color w:val="1F1F1F"/>
          <w:highlight w:val="white"/>
        </w:rPr>
        <w:t xml:space="preserve"> SQL en un servidor de base de datos SQL Server, que contiene información de las incidencias de tránsito y de las gestiones de atención realizadas por los agentes de las aseguradoras suscritas a la empresa </w:t>
      </w:r>
      <w:proofErr w:type="spellStart"/>
      <w:proofErr w:type="gramStart"/>
      <w:r w:rsidRPr="00E509EC">
        <w:rPr>
          <w:color w:val="1F1F1F"/>
          <w:highlight w:val="white"/>
        </w:rPr>
        <w:t>As</w:t>
      </w:r>
      <w:r w:rsidR="007D04A2" w:rsidRPr="00E509EC">
        <w:rPr>
          <w:color w:val="1F1F1F"/>
          <w:highlight w:val="white"/>
        </w:rPr>
        <w:t>s</w:t>
      </w:r>
      <w:r w:rsidRPr="00E509EC">
        <w:rPr>
          <w:color w:val="1F1F1F"/>
          <w:highlight w:val="white"/>
        </w:rPr>
        <w:t>isNet</w:t>
      </w:r>
      <w:proofErr w:type="spellEnd"/>
      <w:r w:rsidRPr="00E509EC">
        <w:rPr>
          <w:color w:val="1F1F1F"/>
          <w:highlight w:val="white"/>
        </w:rPr>
        <w:t xml:space="preserve"> .</w:t>
      </w:r>
      <w:proofErr w:type="gramEnd"/>
    </w:p>
    <w:p w14:paraId="000000F9" w14:textId="77777777" w:rsidR="00F27B69" w:rsidRPr="00E509EC" w:rsidRDefault="00F27B69">
      <w:pPr>
        <w:ind w:firstLine="708"/>
        <w:rPr>
          <w:color w:val="1F1F1F"/>
          <w:highlight w:val="white"/>
        </w:rPr>
      </w:pPr>
    </w:p>
    <w:p w14:paraId="000000FA" w14:textId="77777777" w:rsidR="00F27B69" w:rsidRPr="00E509EC" w:rsidRDefault="00000000">
      <w:pPr>
        <w:ind w:firstLine="708"/>
        <w:rPr>
          <w:color w:val="1F1F1F"/>
          <w:highlight w:val="white"/>
        </w:rPr>
      </w:pPr>
      <w:r w:rsidRPr="00E509EC">
        <w:rPr>
          <w:color w:val="1F1F1F"/>
          <w:highlight w:val="white"/>
        </w:rPr>
        <w:t xml:space="preserve">Para nuestro objetivo inferido que es modelar el tiempo de espera mínimo para el desplazamiento de un agente al lugar del accidente, haremos uso de la siguiente fórmula:  </w:t>
      </w:r>
      <w:proofErr w:type="spellStart"/>
      <w:r w:rsidRPr="00E509EC">
        <w:rPr>
          <w:color w:val="1F1F1F"/>
          <w:highlight w:val="white"/>
        </w:rPr>
        <w:t>tiempo_espera_min</w:t>
      </w:r>
      <w:proofErr w:type="spellEnd"/>
      <w:r w:rsidRPr="00E509EC">
        <w:rPr>
          <w:color w:val="1F1F1F"/>
          <w:highlight w:val="white"/>
        </w:rPr>
        <w:t xml:space="preserve"> = </w:t>
      </w:r>
      <w:proofErr w:type="spellStart"/>
      <w:r w:rsidRPr="00E509EC">
        <w:rPr>
          <w:color w:val="1F1F1F"/>
          <w:highlight w:val="white"/>
        </w:rPr>
        <w:t>fechallegada</w:t>
      </w:r>
      <w:proofErr w:type="spellEnd"/>
      <w:r w:rsidRPr="00E509EC">
        <w:rPr>
          <w:color w:val="1F1F1F"/>
          <w:highlight w:val="white"/>
        </w:rPr>
        <w:t xml:space="preserve"> - </w:t>
      </w:r>
      <w:proofErr w:type="spellStart"/>
      <w:r w:rsidRPr="00E509EC">
        <w:rPr>
          <w:color w:val="1F1F1F"/>
          <w:highlight w:val="white"/>
        </w:rPr>
        <w:t>fechasiniestro</w:t>
      </w:r>
      <w:proofErr w:type="spellEnd"/>
      <w:r w:rsidRPr="00E509EC">
        <w:rPr>
          <w:color w:val="1F1F1F"/>
          <w:highlight w:val="white"/>
        </w:rPr>
        <w:t>.</w:t>
      </w:r>
    </w:p>
    <w:p w14:paraId="000000FB" w14:textId="77777777" w:rsidR="00F27B69" w:rsidRPr="00E509EC" w:rsidRDefault="00F27B69">
      <w:pPr>
        <w:ind w:firstLine="708"/>
        <w:rPr>
          <w:color w:val="1F1F1F"/>
          <w:highlight w:val="white"/>
        </w:rPr>
      </w:pPr>
    </w:p>
    <w:p w14:paraId="000000FC" w14:textId="77777777" w:rsidR="00F27B69" w:rsidRPr="00E509EC" w:rsidRDefault="00000000">
      <w:pPr>
        <w:ind w:firstLine="708"/>
        <w:rPr>
          <w:color w:val="1F1F1F"/>
          <w:highlight w:val="white"/>
        </w:rPr>
      </w:pPr>
      <w:r w:rsidRPr="00E509EC">
        <w:rPr>
          <w:color w:val="1F1F1F"/>
          <w:highlight w:val="white"/>
        </w:rPr>
        <w:t xml:space="preserve">Con el fin de construir un conjunto de datos robusto, limpio y relevante para alimentar el modelo procedemos a identificar las variables principales del </w:t>
      </w:r>
      <w:proofErr w:type="spellStart"/>
      <w:r w:rsidRPr="00E509EC">
        <w:rPr>
          <w:color w:val="1F1F1F"/>
          <w:highlight w:val="white"/>
        </w:rPr>
        <w:t>DataSet</w:t>
      </w:r>
      <w:proofErr w:type="spellEnd"/>
    </w:p>
    <w:p w14:paraId="000000FD" w14:textId="77777777" w:rsidR="00F27B69" w:rsidRPr="00E509EC" w:rsidRDefault="00F27B69">
      <w:pPr>
        <w:ind w:firstLine="0"/>
      </w:pPr>
    </w:p>
    <w:tbl>
      <w:tblPr>
        <w:tblStyle w:val="af5"/>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712"/>
        <w:gridCol w:w="3419"/>
      </w:tblGrid>
      <w:tr w:rsidR="00F27B69" w:rsidRPr="00E509EC" w14:paraId="197E0B5F" w14:textId="77777777" w:rsidTr="00204017">
        <w:trPr>
          <w:tblHeader/>
        </w:trPr>
        <w:tc>
          <w:tcPr>
            <w:tcW w:w="2263" w:type="dxa"/>
            <w:vAlign w:val="center"/>
          </w:tcPr>
          <w:p w14:paraId="000000FF" w14:textId="77777777" w:rsidR="00F27B69" w:rsidRPr="00E509EC" w:rsidRDefault="00000000">
            <w:pPr>
              <w:rPr>
                <w:b/>
              </w:rPr>
            </w:pPr>
            <w:r w:rsidRPr="00E509EC">
              <w:rPr>
                <w:b/>
              </w:rPr>
              <w:t>Categoría</w:t>
            </w:r>
          </w:p>
        </w:tc>
        <w:tc>
          <w:tcPr>
            <w:tcW w:w="3712" w:type="dxa"/>
            <w:vAlign w:val="center"/>
          </w:tcPr>
          <w:p w14:paraId="00000100" w14:textId="77777777" w:rsidR="00F27B69" w:rsidRPr="00E509EC" w:rsidRDefault="00000000">
            <w:pPr>
              <w:rPr>
                <w:b/>
              </w:rPr>
            </w:pPr>
            <w:r w:rsidRPr="00E509EC">
              <w:rPr>
                <w:b/>
              </w:rPr>
              <w:t>Variables relevantes</w:t>
            </w:r>
          </w:p>
        </w:tc>
        <w:tc>
          <w:tcPr>
            <w:tcW w:w="3419" w:type="dxa"/>
            <w:vAlign w:val="center"/>
          </w:tcPr>
          <w:p w14:paraId="00000101" w14:textId="77777777" w:rsidR="00F27B69" w:rsidRPr="00E509EC" w:rsidRDefault="00000000">
            <w:pPr>
              <w:rPr>
                <w:b/>
              </w:rPr>
            </w:pPr>
            <w:r w:rsidRPr="00E509EC">
              <w:rPr>
                <w:b/>
              </w:rPr>
              <w:t>Descripción</w:t>
            </w:r>
          </w:p>
        </w:tc>
      </w:tr>
      <w:tr w:rsidR="00F27B69" w:rsidRPr="00E509EC" w14:paraId="1386E8B2" w14:textId="77777777" w:rsidTr="00204017">
        <w:tc>
          <w:tcPr>
            <w:tcW w:w="2263" w:type="dxa"/>
            <w:vAlign w:val="center"/>
          </w:tcPr>
          <w:p w14:paraId="00000102" w14:textId="77777777" w:rsidR="00F27B69" w:rsidRPr="00E509EC" w:rsidRDefault="00000000">
            <w:r w:rsidRPr="00E509EC">
              <w:rPr>
                <w:b/>
              </w:rPr>
              <w:t>Fechas</w:t>
            </w:r>
          </w:p>
        </w:tc>
        <w:tc>
          <w:tcPr>
            <w:tcW w:w="3712" w:type="dxa"/>
            <w:vAlign w:val="center"/>
          </w:tcPr>
          <w:p w14:paraId="00000103" w14:textId="77777777" w:rsidR="00F27B69" w:rsidRPr="00E509EC" w:rsidRDefault="00000000">
            <w:proofErr w:type="spellStart"/>
            <w:r w:rsidRPr="00E509EC">
              <w:t>fechasiniestro</w:t>
            </w:r>
            <w:proofErr w:type="spellEnd"/>
            <w:r w:rsidRPr="00E509EC">
              <w:t xml:space="preserve">, </w:t>
            </w:r>
            <w:proofErr w:type="spellStart"/>
            <w:r w:rsidRPr="00E509EC">
              <w:t>fechallegada</w:t>
            </w:r>
            <w:proofErr w:type="spellEnd"/>
          </w:p>
        </w:tc>
        <w:tc>
          <w:tcPr>
            <w:tcW w:w="3419" w:type="dxa"/>
            <w:vAlign w:val="center"/>
          </w:tcPr>
          <w:p w14:paraId="00000104" w14:textId="77777777" w:rsidR="00F27B69" w:rsidRPr="00E509EC" w:rsidRDefault="00000000">
            <w:r w:rsidRPr="00E509EC">
              <w:t>Fecha y hora del siniestro y de llegada del gestor al lugar</w:t>
            </w:r>
          </w:p>
        </w:tc>
      </w:tr>
      <w:tr w:rsidR="00F27B69" w:rsidRPr="00E509EC" w14:paraId="3999BC72" w14:textId="77777777" w:rsidTr="00204017">
        <w:tc>
          <w:tcPr>
            <w:tcW w:w="2263" w:type="dxa"/>
            <w:vAlign w:val="center"/>
          </w:tcPr>
          <w:p w14:paraId="00000105" w14:textId="77777777" w:rsidR="00F27B69" w:rsidRPr="00E509EC" w:rsidRDefault="00000000">
            <w:r w:rsidRPr="00E509EC">
              <w:rPr>
                <w:b/>
              </w:rPr>
              <w:t>Localización</w:t>
            </w:r>
          </w:p>
        </w:tc>
        <w:tc>
          <w:tcPr>
            <w:tcW w:w="3712" w:type="dxa"/>
            <w:vAlign w:val="center"/>
          </w:tcPr>
          <w:p w14:paraId="00000106" w14:textId="77777777" w:rsidR="00F27B69" w:rsidRPr="00E509EC" w:rsidRDefault="00000000">
            <w:r w:rsidRPr="00E509EC">
              <w:t>municipio, departamento</w:t>
            </w:r>
          </w:p>
        </w:tc>
        <w:tc>
          <w:tcPr>
            <w:tcW w:w="3419" w:type="dxa"/>
            <w:vAlign w:val="center"/>
          </w:tcPr>
          <w:p w14:paraId="00000107" w14:textId="77777777" w:rsidR="00F27B69" w:rsidRPr="00E509EC" w:rsidRDefault="00000000">
            <w:r w:rsidRPr="00E509EC">
              <w:t>Ubicación del incidente</w:t>
            </w:r>
          </w:p>
        </w:tc>
      </w:tr>
      <w:tr w:rsidR="00F27B69" w:rsidRPr="00E509EC" w14:paraId="59DF3BB4" w14:textId="77777777" w:rsidTr="00204017">
        <w:tc>
          <w:tcPr>
            <w:tcW w:w="2263" w:type="dxa"/>
            <w:vAlign w:val="center"/>
          </w:tcPr>
          <w:p w14:paraId="00000108" w14:textId="0883174D" w:rsidR="00F27B69" w:rsidRPr="00E509EC" w:rsidRDefault="00000000">
            <w:proofErr w:type="gramStart"/>
            <w:r w:rsidRPr="00E509EC">
              <w:rPr>
                <w:b/>
              </w:rPr>
              <w:t>Datos asegurado</w:t>
            </w:r>
            <w:proofErr w:type="gramEnd"/>
          </w:p>
        </w:tc>
        <w:tc>
          <w:tcPr>
            <w:tcW w:w="3712" w:type="dxa"/>
            <w:vAlign w:val="center"/>
          </w:tcPr>
          <w:p w14:paraId="00000109" w14:textId="77777777" w:rsidR="00F27B69" w:rsidRPr="00E509EC" w:rsidRDefault="00000000">
            <w:proofErr w:type="spellStart"/>
            <w:r w:rsidRPr="00E509EC">
              <w:t>nombreconductor</w:t>
            </w:r>
            <w:proofErr w:type="spellEnd"/>
            <w:r w:rsidRPr="00E509EC">
              <w:t xml:space="preserve">, </w:t>
            </w:r>
            <w:proofErr w:type="spellStart"/>
            <w:r w:rsidRPr="00E509EC">
              <w:t>telefonoasegurado</w:t>
            </w:r>
            <w:proofErr w:type="spellEnd"/>
            <w:r w:rsidRPr="00E509EC">
              <w:t>, correo</w:t>
            </w:r>
          </w:p>
        </w:tc>
        <w:tc>
          <w:tcPr>
            <w:tcW w:w="3419" w:type="dxa"/>
            <w:vAlign w:val="center"/>
          </w:tcPr>
          <w:p w14:paraId="0000010A" w14:textId="77777777" w:rsidR="00F27B69" w:rsidRPr="00E509EC" w:rsidRDefault="00000000">
            <w:r w:rsidRPr="00E509EC">
              <w:t>Información personal (parcialmente anonimizada)</w:t>
            </w:r>
          </w:p>
        </w:tc>
      </w:tr>
      <w:tr w:rsidR="00F27B69" w:rsidRPr="00E509EC" w14:paraId="64023D82" w14:textId="77777777" w:rsidTr="00204017">
        <w:tc>
          <w:tcPr>
            <w:tcW w:w="2263" w:type="dxa"/>
            <w:vAlign w:val="center"/>
          </w:tcPr>
          <w:p w14:paraId="0000010B" w14:textId="77777777" w:rsidR="00F27B69" w:rsidRPr="00E509EC" w:rsidRDefault="00000000">
            <w:r w:rsidRPr="00E509EC">
              <w:rPr>
                <w:b/>
              </w:rPr>
              <w:lastRenderedPageBreak/>
              <w:t>Aseguradora</w:t>
            </w:r>
          </w:p>
        </w:tc>
        <w:tc>
          <w:tcPr>
            <w:tcW w:w="3712" w:type="dxa"/>
            <w:vAlign w:val="center"/>
          </w:tcPr>
          <w:p w14:paraId="0000010C" w14:textId="77777777" w:rsidR="00F27B69" w:rsidRPr="00E509EC" w:rsidRDefault="00000000">
            <w:r w:rsidRPr="00E509EC">
              <w:t>Aseguradora</w:t>
            </w:r>
          </w:p>
        </w:tc>
        <w:tc>
          <w:tcPr>
            <w:tcW w:w="3419" w:type="dxa"/>
            <w:vAlign w:val="center"/>
          </w:tcPr>
          <w:p w14:paraId="0000010D" w14:textId="77777777" w:rsidR="00F27B69" w:rsidRPr="00E509EC" w:rsidRDefault="00000000">
            <w:r w:rsidRPr="00E509EC">
              <w:t>Nombre de la entidad aseguradora</w:t>
            </w:r>
          </w:p>
        </w:tc>
      </w:tr>
      <w:tr w:rsidR="00F27B69" w:rsidRPr="00E509EC" w14:paraId="44FE8B41" w14:textId="77777777" w:rsidTr="00204017">
        <w:tc>
          <w:tcPr>
            <w:tcW w:w="2263" w:type="dxa"/>
            <w:vAlign w:val="center"/>
          </w:tcPr>
          <w:p w14:paraId="0000010E" w14:textId="77777777" w:rsidR="00F27B69" w:rsidRPr="00E509EC" w:rsidRDefault="00000000">
            <w:r w:rsidRPr="00E509EC">
              <w:rPr>
                <w:b/>
              </w:rPr>
              <w:t>Atención</w:t>
            </w:r>
          </w:p>
        </w:tc>
        <w:tc>
          <w:tcPr>
            <w:tcW w:w="3712" w:type="dxa"/>
            <w:vAlign w:val="center"/>
          </w:tcPr>
          <w:p w14:paraId="0000010F" w14:textId="77777777" w:rsidR="00F27B69" w:rsidRPr="00E509EC" w:rsidRDefault="00000000">
            <w:proofErr w:type="spellStart"/>
            <w:r w:rsidRPr="00E509EC">
              <w:t>tiempo_espera_min</w:t>
            </w:r>
            <w:proofErr w:type="spellEnd"/>
            <w:r w:rsidRPr="00E509EC">
              <w:t xml:space="preserve">, </w:t>
            </w:r>
            <w:proofErr w:type="spellStart"/>
            <w:r w:rsidRPr="00E509EC">
              <w:t>diasemana</w:t>
            </w:r>
            <w:proofErr w:type="spellEnd"/>
            <w:r w:rsidRPr="00E509EC">
              <w:t xml:space="preserve">, </w:t>
            </w:r>
            <w:proofErr w:type="spellStart"/>
            <w:r w:rsidRPr="00E509EC">
              <w:t>tipoatencion</w:t>
            </w:r>
            <w:proofErr w:type="spellEnd"/>
            <w:r w:rsidRPr="00E509EC">
              <w:t>, instancia</w:t>
            </w:r>
          </w:p>
        </w:tc>
        <w:tc>
          <w:tcPr>
            <w:tcW w:w="3419" w:type="dxa"/>
            <w:vAlign w:val="center"/>
          </w:tcPr>
          <w:p w14:paraId="00000110" w14:textId="77777777" w:rsidR="00F27B69" w:rsidRPr="00E509EC" w:rsidRDefault="00000000">
            <w:r w:rsidRPr="00E509EC">
              <w:t>Detalles del tiempo y tipo de atención brindada</w:t>
            </w:r>
          </w:p>
        </w:tc>
      </w:tr>
      <w:tr w:rsidR="00F27B69" w:rsidRPr="00E509EC" w14:paraId="74310D15" w14:textId="77777777" w:rsidTr="00204017">
        <w:tc>
          <w:tcPr>
            <w:tcW w:w="2263" w:type="dxa"/>
            <w:vAlign w:val="center"/>
          </w:tcPr>
          <w:p w14:paraId="00000111" w14:textId="77777777" w:rsidR="00F27B69" w:rsidRPr="00E509EC" w:rsidRDefault="00000000">
            <w:r w:rsidRPr="00E509EC">
              <w:rPr>
                <w:b/>
              </w:rPr>
              <w:t>Otros campos</w:t>
            </w:r>
          </w:p>
        </w:tc>
        <w:tc>
          <w:tcPr>
            <w:tcW w:w="3712" w:type="dxa"/>
            <w:vAlign w:val="center"/>
          </w:tcPr>
          <w:p w14:paraId="00000112" w14:textId="77777777" w:rsidR="00F27B69" w:rsidRPr="00E509EC" w:rsidRDefault="00000000">
            <w:proofErr w:type="spellStart"/>
            <w:r w:rsidRPr="00E509EC">
              <w:t>tipovehiculo</w:t>
            </w:r>
            <w:proofErr w:type="spellEnd"/>
            <w:r w:rsidRPr="00E509EC">
              <w:t xml:space="preserve">, </w:t>
            </w:r>
            <w:proofErr w:type="spellStart"/>
            <w:r w:rsidRPr="00E509EC">
              <w:t>ResultadoFallo</w:t>
            </w:r>
            <w:proofErr w:type="spellEnd"/>
            <w:r w:rsidRPr="00E509EC">
              <w:t xml:space="preserve">, </w:t>
            </w:r>
            <w:proofErr w:type="spellStart"/>
            <w:r w:rsidRPr="00E509EC">
              <w:t>tipoevento</w:t>
            </w:r>
            <w:proofErr w:type="spellEnd"/>
          </w:p>
        </w:tc>
        <w:tc>
          <w:tcPr>
            <w:tcW w:w="3419" w:type="dxa"/>
            <w:vAlign w:val="center"/>
          </w:tcPr>
          <w:p w14:paraId="00000113" w14:textId="77777777" w:rsidR="00F27B69" w:rsidRPr="00E509EC" w:rsidRDefault="00000000" w:rsidP="00B45083">
            <w:pPr>
              <w:keepNext/>
            </w:pPr>
            <w:r w:rsidRPr="00E509EC">
              <w:t>Información adicional sobre el vehículo, el siniestro y su resolución</w:t>
            </w:r>
          </w:p>
        </w:tc>
      </w:tr>
    </w:tbl>
    <w:p w14:paraId="00000114" w14:textId="4B9F02D9" w:rsidR="00F27B69" w:rsidRDefault="00B45083" w:rsidP="00B45083">
      <w:pPr>
        <w:pStyle w:val="Descripcin"/>
        <w:jc w:val="center"/>
      </w:pPr>
      <w:bookmarkStart w:id="29" w:name="_Toc198841751"/>
      <w:r w:rsidRPr="00B45083">
        <w:rPr>
          <w:b/>
          <w:bCs/>
        </w:rPr>
        <w:t xml:space="preserve">Tabla </w:t>
      </w:r>
      <w:r w:rsidRPr="00B45083">
        <w:rPr>
          <w:b/>
          <w:bCs/>
        </w:rPr>
        <w:fldChar w:fldCharType="begin"/>
      </w:r>
      <w:r w:rsidRPr="00B45083">
        <w:rPr>
          <w:b/>
          <w:bCs/>
        </w:rPr>
        <w:instrText xml:space="preserve"> SEQ Tabla \* ARABIC </w:instrText>
      </w:r>
      <w:r w:rsidRPr="00B45083">
        <w:rPr>
          <w:b/>
          <w:bCs/>
        </w:rPr>
        <w:fldChar w:fldCharType="separate"/>
      </w:r>
      <w:r>
        <w:rPr>
          <w:b/>
          <w:bCs/>
          <w:noProof/>
        </w:rPr>
        <w:t>1</w:t>
      </w:r>
      <w:r w:rsidRPr="00B45083">
        <w:rPr>
          <w:b/>
          <w:bCs/>
        </w:rPr>
        <w:fldChar w:fldCharType="end"/>
      </w:r>
      <w:r w:rsidRPr="00B45083">
        <w:rPr>
          <w:b/>
          <w:bCs/>
        </w:rPr>
        <w:t>.</w:t>
      </w:r>
      <w:r>
        <w:t xml:space="preserve"> Principales Variables del </w:t>
      </w:r>
      <w:proofErr w:type="spellStart"/>
      <w:r>
        <w:t>DataSet</w:t>
      </w:r>
      <w:bookmarkEnd w:id="29"/>
      <w:proofErr w:type="spellEnd"/>
    </w:p>
    <w:p w14:paraId="3B52DA2E" w14:textId="77777777" w:rsidR="00B45083" w:rsidRPr="00B45083" w:rsidRDefault="00B45083" w:rsidP="00B45083"/>
    <w:p w14:paraId="00000115" w14:textId="77777777" w:rsidR="00F27B69" w:rsidRPr="00E509EC" w:rsidRDefault="00000000">
      <w:pPr>
        <w:ind w:firstLine="0"/>
      </w:pPr>
      <w:r w:rsidRPr="00E509EC">
        <w:t xml:space="preserve">A continuación, indicamos la caracterización de las columnas del </w:t>
      </w:r>
      <w:proofErr w:type="spellStart"/>
      <w:r w:rsidRPr="00E509EC">
        <w:t>dataset</w:t>
      </w:r>
      <w:proofErr w:type="spellEnd"/>
      <w:r w:rsidRPr="00E509EC">
        <w:t xml:space="preserve"> </w:t>
      </w:r>
    </w:p>
    <w:p w14:paraId="00000116" w14:textId="77777777" w:rsidR="00F27B69" w:rsidRPr="00E509EC" w:rsidRDefault="00F27B69">
      <w:pPr>
        <w:ind w:firstLine="0"/>
      </w:pPr>
    </w:p>
    <w:tbl>
      <w:tblPr>
        <w:tblStyle w:val="af6"/>
        <w:tblW w:w="9388"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544"/>
        <w:gridCol w:w="4694"/>
        <w:gridCol w:w="2150"/>
      </w:tblGrid>
      <w:tr w:rsidR="00F27B69" w:rsidRPr="00E509EC" w14:paraId="18CFE1FB" w14:textId="77777777" w:rsidTr="00204017">
        <w:trPr>
          <w:trHeight w:val="300"/>
        </w:trPr>
        <w:tc>
          <w:tcPr>
            <w:tcW w:w="2544" w:type="dxa"/>
            <w:tcBorders>
              <w:top w:val="single" w:sz="6" w:space="0" w:color="000000"/>
              <w:left w:val="single" w:sz="6" w:space="0" w:color="000000"/>
              <w:bottom w:val="single" w:sz="6" w:space="0" w:color="000000"/>
              <w:right w:val="single" w:sz="6" w:space="0" w:color="000000"/>
            </w:tcBorders>
            <w:shd w:val="clear" w:color="auto" w:fill="auto"/>
            <w:vAlign w:val="bottom"/>
          </w:tcPr>
          <w:p w14:paraId="00000118" w14:textId="77777777" w:rsidR="00F27B69" w:rsidRPr="00E509EC" w:rsidRDefault="00000000">
            <w:r w:rsidRPr="00E509EC">
              <w:rPr>
                <w:b/>
                <w:color w:val="000000"/>
              </w:rPr>
              <w:t>Columna</w:t>
            </w:r>
            <w:r w:rsidRPr="00E509EC">
              <w:rPr>
                <w:color w:val="000000"/>
              </w:rPr>
              <w:t> </w:t>
            </w:r>
          </w:p>
        </w:tc>
        <w:tc>
          <w:tcPr>
            <w:tcW w:w="4694" w:type="dxa"/>
            <w:tcBorders>
              <w:top w:val="single" w:sz="6" w:space="0" w:color="000000"/>
              <w:left w:val="nil"/>
              <w:bottom w:val="single" w:sz="6" w:space="0" w:color="000000"/>
              <w:right w:val="single" w:sz="6" w:space="0" w:color="000000"/>
            </w:tcBorders>
            <w:shd w:val="clear" w:color="auto" w:fill="auto"/>
            <w:vAlign w:val="bottom"/>
          </w:tcPr>
          <w:p w14:paraId="00000119" w14:textId="77777777" w:rsidR="00F27B69" w:rsidRPr="00E509EC" w:rsidRDefault="00000000">
            <w:r w:rsidRPr="00E509EC">
              <w:rPr>
                <w:b/>
                <w:color w:val="000000"/>
              </w:rPr>
              <w:t>Descripción</w:t>
            </w:r>
            <w:r w:rsidRPr="00E509EC">
              <w:rPr>
                <w:color w:val="000000"/>
              </w:rPr>
              <w:t> </w:t>
            </w:r>
          </w:p>
        </w:tc>
        <w:tc>
          <w:tcPr>
            <w:tcW w:w="2150" w:type="dxa"/>
            <w:tcBorders>
              <w:top w:val="single" w:sz="6" w:space="0" w:color="000000"/>
              <w:left w:val="nil"/>
              <w:bottom w:val="single" w:sz="6" w:space="0" w:color="000000"/>
              <w:right w:val="single" w:sz="6" w:space="0" w:color="000000"/>
            </w:tcBorders>
            <w:shd w:val="clear" w:color="auto" w:fill="auto"/>
            <w:vAlign w:val="bottom"/>
          </w:tcPr>
          <w:p w14:paraId="0000011A" w14:textId="77777777" w:rsidR="00F27B69" w:rsidRPr="00E509EC" w:rsidRDefault="00000000">
            <w:r w:rsidRPr="00E509EC">
              <w:rPr>
                <w:b/>
                <w:color w:val="000000"/>
              </w:rPr>
              <w:t>Ejemplo</w:t>
            </w:r>
            <w:r w:rsidRPr="00E509EC">
              <w:rPr>
                <w:color w:val="000000"/>
              </w:rPr>
              <w:t> </w:t>
            </w:r>
          </w:p>
        </w:tc>
      </w:tr>
      <w:tr w:rsidR="00F27B69" w:rsidRPr="00E509EC" w14:paraId="7A1D1DB1"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1B" w14:textId="77777777" w:rsidR="00F27B69" w:rsidRPr="00E509EC" w:rsidRDefault="00000000">
            <w:proofErr w:type="spellStart"/>
            <w:r w:rsidRPr="00E509EC">
              <w:rPr>
                <w:color w:val="000000"/>
              </w:rPr>
              <w:t>idproceso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1C" w14:textId="77777777" w:rsidR="00F27B69" w:rsidRPr="00E509EC" w:rsidRDefault="00000000" w:rsidP="00204017">
            <w:r w:rsidRPr="00E509EC">
              <w:rPr>
                <w:color w:val="000000"/>
              </w:rPr>
              <w:t>Código para identificar el caso </w:t>
            </w:r>
          </w:p>
        </w:tc>
        <w:tc>
          <w:tcPr>
            <w:tcW w:w="2150" w:type="dxa"/>
            <w:tcBorders>
              <w:top w:val="nil"/>
              <w:left w:val="nil"/>
              <w:bottom w:val="single" w:sz="6" w:space="0" w:color="000000"/>
              <w:right w:val="single" w:sz="6" w:space="0" w:color="000000"/>
            </w:tcBorders>
            <w:shd w:val="clear" w:color="auto" w:fill="auto"/>
            <w:vAlign w:val="bottom"/>
          </w:tcPr>
          <w:p w14:paraId="0000011D" w14:textId="77777777" w:rsidR="00F27B69" w:rsidRPr="00E509EC" w:rsidRDefault="00000000">
            <w:r w:rsidRPr="00E509EC">
              <w:rPr>
                <w:color w:val="000000"/>
              </w:rPr>
              <w:t>10 </w:t>
            </w:r>
          </w:p>
        </w:tc>
      </w:tr>
      <w:tr w:rsidR="00F27B69" w:rsidRPr="00E509EC" w14:paraId="4A090264"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1E" w14:textId="77777777" w:rsidR="00F27B69" w:rsidRPr="00E509EC" w:rsidRDefault="00000000">
            <w:r w:rsidRPr="00E509EC">
              <w:rPr>
                <w:color w:val="000000"/>
              </w:rPr>
              <w:t>placa </w:t>
            </w:r>
          </w:p>
        </w:tc>
        <w:tc>
          <w:tcPr>
            <w:tcW w:w="4694" w:type="dxa"/>
            <w:tcBorders>
              <w:top w:val="nil"/>
              <w:left w:val="nil"/>
              <w:bottom w:val="single" w:sz="6" w:space="0" w:color="000000"/>
              <w:right w:val="single" w:sz="6" w:space="0" w:color="000000"/>
            </w:tcBorders>
            <w:shd w:val="clear" w:color="auto" w:fill="auto"/>
            <w:vAlign w:val="bottom"/>
          </w:tcPr>
          <w:p w14:paraId="0000011F" w14:textId="77777777" w:rsidR="00F27B69" w:rsidRPr="00E509EC" w:rsidRDefault="00000000">
            <w:r w:rsidRPr="00E509EC">
              <w:rPr>
                <w:color w:val="000000"/>
              </w:rPr>
              <w:t>placa del vehículo  </w:t>
            </w:r>
          </w:p>
        </w:tc>
        <w:tc>
          <w:tcPr>
            <w:tcW w:w="2150" w:type="dxa"/>
            <w:tcBorders>
              <w:top w:val="nil"/>
              <w:left w:val="nil"/>
              <w:bottom w:val="single" w:sz="6" w:space="0" w:color="000000"/>
              <w:right w:val="single" w:sz="6" w:space="0" w:color="000000"/>
            </w:tcBorders>
            <w:shd w:val="clear" w:color="auto" w:fill="auto"/>
            <w:vAlign w:val="bottom"/>
          </w:tcPr>
          <w:p w14:paraId="00000120" w14:textId="77777777" w:rsidR="00F27B69" w:rsidRPr="00E509EC" w:rsidRDefault="00000000">
            <w:r w:rsidRPr="00E509EC">
              <w:rPr>
                <w:color w:val="000000"/>
              </w:rPr>
              <w:t>BQX320 </w:t>
            </w:r>
          </w:p>
        </w:tc>
      </w:tr>
      <w:tr w:rsidR="00F27B69" w:rsidRPr="00E509EC" w14:paraId="56AD902B"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21" w14:textId="77777777" w:rsidR="00F27B69" w:rsidRPr="00E509EC" w:rsidRDefault="00000000">
            <w:r w:rsidRPr="00E509EC">
              <w:rPr>
                <w:color w:val="000000"/>
              </w:rPr>
              <w:t>fecha </w:t>
            </w:r>
          </w:p>
        </w:tc>
        <w:tc>
          <w:tcPr>
            <w:tcW w:w="4694" w:type="dxa"/>
            <w:tcBorders>
              <w:top w:val="nil"/>
              <w:left w:val="nil"/>
              <w:bottom w:val="single" w:sz="6" w:space="0" w:color="000000"/>
              <w:right w:val="single" w:sz="6" w:space="0" w:color="000000"/>
            </w:tcBorders>
            <w:shd w:val="clear" w:color="auto" w:fill="auto"/>
            <w:vAlign w:val="bottom"/>
          </w:tcPr>
          <w:p w14:paraId="00000122" w14:textId="77777777" w:rsidR="00F27B69" w:rsidRPr="00E509EC" w:rsidRDefault="00000000">
            <w:r w:rsidRPr="00E509EC">
              <w:rPr>
                <w:color w:val="000000"/>
              </w:rPr>
              <w:t>fecha en que se reporta el accidente  </w:t>
            </w:r>
          </w:p>
        </w:tc>
        <w:tc>
          <w:tcPr>
            <w:tcW w:w="2150" w:type="dxa"/>
            <w:tcBorders>
              <w:top w:val="nil"/>
              <w:left w:val="nil"/>
              <w:bottom w:val="single" w:sz="6" w:space="0" w:color="000000"/>
              <w:right w:val="single" w:sz="6" w:space="0" w:color="000000"/>
            </w:tcBorders>
            <w:shd w:val="clear" w:color="auto" w:fill="auto"/>
            <w:vAlign w:val="bottom"/>
          </w:tcPr>
          <w:p w14:paraId="00000123" w14:textId="77777777" w:rsidR="00F27B69" w:rsidRPr="00E509EC" w:rsidRDefault="00000000" w:rsidP="00204017">
            <w:pPr>
              <w:ind w:firstLine="0"/>
            </w:pPr>
            <w:r w:rsidRPr="00E509EC">
              <w:rPr>
                <w:color w:val="000000"/>
              </w:rPr>
              <w:t>2025-05-02 10:40:25 </w:t>
            </w:r>
          </w:p>
        </w:tc>
      </w:tr>
      <w:tr w:rsidR="00F27B69" w:rsidRPr="00E509EC" w14:paraId="5B80934B"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24" w14:textId="77777777" w:rsidR="00F27B69" w:rsidRPr="00E509EC" w:rsidRDefault="00000000">
            <w:proofErr w:type="spellStart"/>
            <w:r w:rsidRPr="00E509EC">
              <w:rPr>
                <w:color w:val="000000"/>
              </w:rPr>
              <w:t>fechallegada</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25" w14:textId="77777777" w:rsidR="00F27B69" w:rsidRPr="00E509EC" w:rsidRDefault="00000000">
            <w:r w:rsidRPr="00E509EC">
              <w:rPr>
                <w:color w:val="000000"/>
              </w:rPr>
              <w:t>fecha en que se llega al sitio donde ocurrió el accidente </w:t>
            </w:r>
          </w:p>
        </w:tc>
        <w:tc>
          <w:tcPr>
            <w:tcW w:w="2150" w:type="dxa"/>
            <w:tcBorders>
              <w:top w:val="nil"/>
              <w:left w:val="nil"/>
              <w:bottom w:val="single" w:sz="6" w:space="0" w:color="000000"/>
              <w:right w:val="single" w:sz="6" w:space="0" w:color="000000"/>
            </w:tcBorders>
            <w:shd w:val="clear" w:color="auto" w:fill="auto"/>
            <w:vAlign w:val="bottom"/>
          </w:tcPr>
          <w:p w14:paraId="00000126" w14:textId="77777777" w:rsidR="00F27B69" w:rsidRPr="00E509EC" w:rsidRDefault="00000000" w:rsidP="00204017">
            <w:pPr>
              <w:ind w:firstLine="0"/>
            </w:pPr>
            <w:r w:rsidRPr="00E509EC">
              <w:rPr>
                <w:color w:val="000000"/>
              </w:rPr>
              <w:t>2025-05-02 10:50:25 </w:t>
            </w:r>
          </w:p>
        </w:tc>
      </w:tr>
      <w:tr w:rsidR="00F27B69" w:rsidRPr="00E509EC" w14:paraId="6E9F7DA2"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27" w14:textId="77777777" w:rsidR="00F27B69" w:rsidRPr="00E509EC" w:rsidRDefault="00000000">
            <w:proofErr w:type="spellStart"/>
            <w:r w:rsidRPr="00E509EC">
              <w:rPr>
                <w:color w:val="000000"/>
              </w:rPr>
              <w:t>annoregistro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28" w14:textId="77777777" w:rsidR="00F27B69" w:rsidRPr="00E509EC" w:rsidRDefault="00000000">
            <w:r w:rsidRPr="00E509EC">
              <w:rPr>
                <w:color w:val="000000"/>
              </w:rPr>
              <w:t>año en que se reporta el accidente  </w:t>
            </w:r>
          </w:p>
        </w:tc>
        <w:tc>
          <w:tcPr>
            <w:tcW w:w="2150" w:type="dxa"/>
            <w:tcBorders>
              <w:top w:val="nil"/>
              <w:left w:val="nil"/>
              <w:bottom w:val="single" w:sz="6" w:space="0" w:color="000000"/>
              <w:right w:val="single" w:sz="6" w:space="0" w:color="000000"/>
            </w:tcBorders>
            <w:shd w:val="clear" w:color="auto" w:fill="auto"/>
            <w:vAlign w:val="bottom"/>
          </w:tcPr>
          <w:p w14:paraId="00000129" w14:textId="77777777" w:rsidR="00F27B69" w:rsidRPr="00E509EC" w:rsidRDefault="00000000">
            <w:r w:rsidRPr="00E509EC">
              <w:rPr>
                <w:color w:val="000000"/>
              </w:rPr>
              <w:t>2025 </w:t>
            </w:r>
          </w:p>
        </w:tc>
      </w:tr>
      <w:tr w:rsidR="00F27B69" w:rsidRPr="00E509EC" w14:paraId="77A3A470"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2A" w14:textId="77777777" w:rsidR="00F27B69" w:rsidRPr="00E509EC" w:rsidRDefault="00000000">
            <w:proofErr w:type="spellStart"/>
            <w:r w:rsidRPr="00E509EC">
              <w:rPr>
                <w:color w:val="000000"/>
              </w:rPr>
              <w:t>mesregistro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2B" w14:textId="77777777" w:rsidR="00F27B69" w:rsidRPr="00E509EC" w:rsidRDefault="00000000">
            <w:r w:rsidRPr="00E509EC">
              <w:rPr>
                <w:color w:val="000000"/>
              </w:rPr>
              <w:t>mes en que se reporta el accidente  </w:t>
            </w:r>
          </w:p>
        </w:tc>
        <w:tc>
          <w:tcPr>
            <w:tcW w:w="2150" w:type="dxa"/>
            <w:tcBorders>
              <w:top w:val="nil"/>
              <w:left w:val="nil"/>
              <w:bottom w:val="single" w:sz="6" w:space="0" w:color="000000"/>
              <w:right w:val="single" w:sz="6" w:space="0" w:color="000000"/>
            </w:tcBorders>
            <w:shd w:val="clear" w:color="auto" w:fill="auto"/>
            <w:vAlign w:val="bottom"/>
          </w:tcPr>
          <w:p w14:paraId="0000012C" w14:textId="77777777" w:rsidR="00F27B69" w:rsidRPr="00E509EC" w:rsidRDefault="00000000">
            <w:r w:rsidRPr="00E509EC">
              <w:rPr>
                <w:color w:val="000000"/>
              </w:rPr>
              <w:t>5 </w:t>
            </w:r>
          </w:p>
        </w:tc>
      </w:tr>
      <w:tr w:rsidR="00F27B69" w:rsidRPr="00E509EC" w14:paraId="5BE84ECD"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2D" w14:textId="77777777" w:rsidR="00F27B69" w:rsidRPr="00E509EC" w:rsidRDefault="00000000">
            <w:proofErr w:type="spellStart"/>
            <w:r w:rsidRPr="00E509EC">
              <w:rPr>
                <w:color w:val="000000"/>
              </w:rPr>
              <w:t>diaregistro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2E" w14:textId="77777777" w:rsidR="00F27B69" w:rsidRPr="00E509EC" w:rsidRDefault="00000000">
            <w:r w:rsidRPr="00E509EC">
              <w:rPr>
                <w:color w:val="000000"/>
              </w:rPr>
              <w:t>día en que se reporta el accidente  </w:t>
            </w:r>
          </w:p>
        </w:tc>
        <w:tc>
          <w:tcPr>
            <w:tcW w:w="2150" w:type="dxa"/>
            <w:tcBorders>
              <w:top w:val="nil"/>
              <w:left w:val="nil"/>
              <w:bottom w:val="single" w:sz="6" w:space="0" w:color="000000"/>
              <w:right w:val="single" w:sz="6" w:space="0" w:color="000000"/>
            </w:tcBorders>
            <w:shd w:val="clear" w:color="auto" w:fill="auto"/>
            <w:vAlign w:val="bottom"/>
          </w:tcPr>
          <w:p w14:paraId="0000012F" w14:textId="77777777" w:rsidR="00F27B69" w:rsidRPr="00E509EC" w:rsidRDefault="00000000">
            <w:r w:rsidRPr="00E509EC">
              <w:rPr>
                <w:color w:val="000000"/>
              </w:rPr>
              <w:t>2 </w:t>
            </w:r>
          </w:p>
        </w:tc>
      </w:tr>
      <w:tr w:rsidR="00F27B69" w:rsidRPr="00E509EC" w14:paraId="7A2400E3"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30" w14:textId="77777777" w:rsidR="00F27B69" w:rsidRPr="00E509EC" w:rsidRDefault="00000000">
            <w:proofErr w:type="spellStart"/>
            <w:r w:rsidRPr="00E509EC">
              <w:rPr>
                <w:color w:val="000000"/>
              </w:rPr>
              <w:t>horaregistro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31" w14:textId="77777777" w:rsidR="00F27B69" w:rsidRPr="00E509EC" w:rsidRDefault="00000000">
            <w:r w:rsidRPr="00E509EC">
              <w:rPr>
                <w:color w:val="000000"/>
              </w:rPr>
              <w:t>hora en que se reporta el accidente  </w:t>
            </w:r>
          </w:p>
        </w:tc>
        <w:tc>
          <w:tcPr>
            <w:tcW w:w="2150" w:type="dxa"/>
            <w:tcBorders>
              <w:top w:val="nil"/>
              <w:left w:val="nil"/>
              <w:bottom w:val="single" w:sz="6" w:space="0" w:color="000000"/>
              <w:right w:val="single" w:sz="6" w:space="0" w:color="000000"/>
            </w:tcBorders>
            <w:shd w:val="clear" w:color="auto" w:fill="auto"/>
            <w:vAlign w:val="bottom"/>
          </w:tcPr>
          <w:p w14:paraId="00000132" w14:textId="77777777" w:rsidR="00F27B69" w:rsidRPr="00E509EC" w:rsidRDefault="00000000">
            <w:r w:rsidRPr="00E509EC">
              <w:rPr>
                <w:color w:val="000000"/>
              </w:rPr>
              <w:t>10 </w:t>
            </w:r>
          </w:p>
        </w:tc>
      </w:tr>
      <w:tr w:rsidR="00F27B69" w:rsidRPr="00E509EC" w14:paraId="5242EC51"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33" w14:textId="77777777" w:rsidR="00F27B69" w:rsidRPr="00E509EC" w:rsidRDefault="00000000">
            <w:proofErr w:type="spellStart"/>
            <w:r w:rsidRPr="00E509EC">
              <w:rPr>
                <w:color w:val="000000"/>
              </w:rPr>
              <w:t>diasemana</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34" w14:textId="77777777" w:rsidR="00F27B69" w:rsidRPr="00E509EC" w:rsidRDefault="00000000">
            <w:r w:rsidRPr="00E509EC">
              <w:rPr>
                <w:color w:val="000000"/>
              </w:rPr>
              <w:t>día de la semana en que se reporta el accidente  </w:t>
            </w:r>
          </w:p>
        </w:tc>
        <w:tc>
          <w:tcPr>
            <w:tcW w:w="2150" w:type="dxa"/>
            <w:tcBorders>
              <w:top w:val="nil"/>
              <w:left w:val="nil"/>
              <w:bottom w:val="single" w:sz="6" w:space="0" w:color="000000"/>
              <w:right w:val="single" w:sz="6" w:space="0" w:color="000000"/>
            </w:tcBorders>
            <w:shd w:val="clear" w:color="auto" w:fill="auto"/>
            <w:vAlign w:val="bottom"/>
          </w:tcPr>
          <w:p w14:paraId="00000135" w14:textId="77777777" w:rsidR="00F27B69" w:rsidRPr="00E509EC" w:rsidRDefault="00000000">
            <w:r w:rsidRPr="00E509EC">
              <w:rPr>
                <w:color w:val="000000"/>
              </w:rPr>
              <w:t>Lunes </w:t>
            </w:r>
          </w:p>
        </w:tc>
      </w:tr>
      <w:tr w:rsidR="00F27B69" w:rsidRPr="00E509EC" w14:paraId="6C70AFF9"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36" w14:textId="77777777" w:rsidR="00F27B69" w:rsidRPr="00E509EC" w:rsidRDefault="00000000">
            <w:proofErr w:type="spellStart"/>
            <w:r w:rsidRPr="00E509EC">
              <w:rPr>
                <w:color w:val="000000"/>
              </w:rPr>
              <w:t>annoatencion</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37" w14:textId="77777777" w:rsidR="00F27B69" w:rsidRPr="00E509EC" w:rsidRDefault="00000000">
            <w:r w:rsidRPr="00E509EC">
              <w:rPr>
                <w:color w:val="000000"/>
              </w:rPr>
              <w:t>año en que se llega al sitio donde ocurrió el accidente </w:t>
            </w:r>
          </w:p>
        </w:tc>
        <w:tc>
          <w:tcPr>
            <w:tcW w:w="2150" w:type="dxa"/>
            <w:tcBorders>
              <w:top w:val="nil"/>
              <w:left w:val="nil"/>
              <w:bottom w:val="single" w:sz="6" w:space="0" w:color="000000"/>
              <w:right w:val="single" w:sz="6" w:space="0" w:color="000000"/>
            </w:tcBorders>
            <w:shd w:val="clear" w:color="auto" w:fill="auto"/>
            <w:vAlign w:val="bottom"/>
          </w:tcPr>
          <w:p w14:paraId="00000138" w14:textId="77777777" w:rsidR="00F27B69" w:rsidRPr="00E509EC" w:rsidRDefault="00000000">
            <w:r w:rsidRPr="00E509EC">
              <w:rPr>
                <w:color w:val="000000"/>
              </w:rPr>
              <w:t>2025 </w:t>
            </w:r>
          </w:p>
        </w:tc>
      </w:tr>
      <w:tr w:rsidR="00F27B69" w:rsidRPr="00E509EC" w14:paraId="3A1BC769"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39" w14:textId="77777777" w:rsidR="00F27B69" w:rsidRPr="00E509EC" w:rsidRDefault="00000000">
            <w:proofErr w:type="spellStart"/>
            <w:r w:rsidRPr="00E509EC">
              <w:rPr>
                <w:color w:val="000000"/>
              </w:rPr>
              <w:t>mesatencion</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3A" w14:textId="77777777" w:rsidR="00F27B69" w:rsidRPr="00E509EC" w:rsidRDefault="00000000">
            <w:r w:rsidRPr="00E509EC">
              <w:rPr>
                <w:color w:val="000000"/>
              </w:rPr>
              <w:t>mes en que se llega al sitio donde ocurrió el accidente </w:t>
            </w:r>
          </w:p>
        </w:tc>
        <w:tc>
          <w:tcPr>
            <w:tcW w:w="2150" w:type="dxa"/>
            <w:tcBorders>
              <w:top w:val="nil"/>
              <w:left w:val="nil"/>
              <w:bottom w:val="single" w:sz="6" w:space="0" w:color="000000"/>
              <w:right w:val="single" w:sz="6" w:space="0" w:color="000000"/>
            </w:tcBorders>
            <w:shd w:val="clear" w:color="auto" w:fill="auto"/>
            <w:vAlign w:val="bottom"/>
          </w:tcPr>
          <w:p w14:paraId="0000013B" w14:textId="77777777" w:rsidR="00F27B69" w:rsidRPr="00E509EC" w:rsidRDefault="00000000">
            <w:r w:rsidRPr="00E509EC">
              <w:rPr>
                <w:color w:val="000000"/>
              </w:rPr>
              <w:t>5 </w:t>
            </w:r>
          </w:p>
        </w:tc>
      </w:tr>
      <w:tr w:rsidR="00F27B69" w:rsidRPr="00E509EC" w14:paraId="56BDECF9"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3C" w14:textId="77777777" w:rsidR="00F27B69" w:rsidRPr="00E509EC" w:rsidRDefault="00000000">
            <w:proofErr w:type="spellStart"/>
            <w:r w:rsidRPr="00E509EC">
              <w:rPr>
                <w:color w:val="000000"/>
              </w:rPr>
              <w:t>diaatencion</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3D" w14:textId="77777777" w:rsidR="00F27B69" w:rsidRPr="00E509EC" w:rsidRDefault="00000000">
            <w:r w:rsidRPr="00E509EC">
              <w:rPr>
                <w:color w:val="000000"/>
              </w:rPr>
              <w:t>día en que se llega al sitio donde ocurrió el accidente </w:t>
            </w:r>
          </w:p>
        </w:tc>
        <w:tc>
          <w:tcPr>
            <w:tcW w:w="2150" w:type="dxa"/>
            <w:tcBorders>
              <w:top w:val="nil"/>
              <w:left w:val="nil"/>
              <w:bottom w:val="single" w:sz="6" w:space="0" w:color="000000"/>
              <w:right w:val="single" w:sz="6" w:space="0" w:color="000000"/>
            </w:tcBorders>
            <w:shd w:val="clear" w:color="auto" w:fill="auto"/>
            <w:vAlign w:val="bottom"/>
          </w:tcPr>
          <w:p w14:paraId="0000013E" w14:textId="77777777" w:rsidR="00F27B69" w:rsidRPr="00E509EC" w:rsidRDefault="00000000">
            <w:r w:rsidRPr="00E509EC">
              <w:rPr>
                <w:color w:val="000000"/>
              </w:rPr>
              <w:t>2 </w:t>
            </w:r>
          </w:p>
        </w:tc>
      </w:tr>
      <w:tr w:rsidR="00F27B69" w:rsidRPr="00E509EC" w14:paraId="4F38E087"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3F" w14:textId="77777777" w:rsidR="00F27B69" w:rsidRPr="00E509EC" w:rsidRDefault="00000000">
            <w:proofErr w:type="spellStart"/>
            <w:r w:rsidRPr="00E509EC">
              <w:rPr>
                <w:color w:val="000000"/>
              </w:rPr>
              <w:lastRenderedPageBreak/>
              <w:t>Horaantencion</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40" w14:textId="77777777" w:rsidR="00F27B69" w:rsidRPr="00E509EC" w:rsidRDefault="00000000">
            <w:r w:rsidRPr="00E509EC">
              <w:rPr>
                <w:color w:val="000000"/>
              </w:rPr>
              <w:t>hora en que se llega al sitio donde ocurrió el accidente </w:t>
            </w:r>
          </w:p>
        </w:tc>
        <w:tc>
          <w:tcPr>
            <w:tcW w:w="2150" w:type="dxa"/>
            <w:tcBorders>
              <w:top w:val="nil"/>
              <w:left w:val="nil"/>
              <w:bottom w:val="single" w:sz="6" w:space="0" w:color="000000"/>
              <w:right w:val="single" w:sz="6" w:space="0" w:color="000000"/>
            </w:tcBorders>
            <w:shd w:val="clear" w:color="auto" w:fill="auto"/>
            <w:vAlign w:val="bottom"/>
          </w:tcPr>
          <w:p w14:paraId="00000141" w14:textId="77777777" w:rsidR="00F27B69" w:rsidRPr="00E509EC" w:rsidRDefault="00000000">
            <w:r w:rsidRPr="00E509EC">
              <w:rPr>
                <w:color w:val="000000"/>
              </w:rPr>
              <w:t>10 </w:t>
            </w:r>
          </w:p>
        </w:tc>
      </w:tr>
      <w:tr w:rsidR="00F27B69" w:rsidRPr="00E509EC" w14:paraId="540A6D3D"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42" w14:textId="77777777" w:rsidR="00F27B69" w:rsidRPr="00E509EC" w:rsidRDefault="00000000">
            <w:proofErr w:type="spellStart"/>
            <w:r w:rsidRPr="00E509EC">
              <w:rPr>
                <w:color w:val="000000"/>
              </w:rPr>
              <w:t>TiempoAtencion</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43" w14:textId="77777777" w:rsidR="00F27B69" w:rsidRPr="00E509EC" w:rsidRDefault="00000000">
            <w:r w:rsidRPr="00E509EC">
              <w:rPr>
                <w:color w:val="000000"/>
              </w:rPr>
              <w:t>diferencia en minutos entre la fecha de reporte de accidente y la fecha de llegada al sitio  </w:t>
            </w:r>
          </w:p>
        </w:tc>
        <w:tc>
          <w:tcPr>
            <w:tcW w:w="2150" w:type="dxa"/>
            <w:tcBorders>
              <w:top w:val="nil"/>
              <w:left w:val="nil"/>
              <w:bottom w:val="single" w:sz="6" w:space="0" w:color="000000"/>
              <w:right w:val="single" w:sz="6" w:space="0" w:color="000000"/>
            </w:tcBorders>
            <w:shd w:val="clear" w:color="auto" w:fill="auto"/>
            <w:vAlign w:val="bottom"/>
          </w:tcPr>
          <w:p w14:paraId="00000144" w14:textId="77777777" w:rsidR="00F27B69" w:rsidRPr="00E509EC" w:rsidRDefault="00000000">
            <w:r w:rsidRPr="00E509EC">
              <w:rPr>
                <w:color w:val="000000"/>
              </w:rPr>
              <w:t>  </w:t>
            </w:r>
          </w:p>
        </w:tc>
      </w:tr>
      <w:tr w:rsidR="00F27B69" w:rsidRPr="00E509EC" w14:paraId="2F0DA0F7"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45" w14:textId="77777777" w:rsidR="00F27B69" w:rsidRPr="00E509EC" w:rsidRDefault="00000000">
            <w:proofErr w:type="spellStart"/>
            <w:r w:rsidRPr="00E509EC">
              <w:rPr>
                <w:color w:val="000000"/>
              </w:rPr>
              <w:t>HoraPicoTarde</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46" w14:textId="77777777" w:rsidR="00F27B69" w:rsidRPr="00E509EC" w:rsidRDefault="00000000">
            <w:r w:rsidRPr="00E509EC">
              <w:rPr>
                <w:color w:val="000000"/>
              </w:rPr>
              <w:t>Si el accidente ocurrió en la hora pico de la tarde (de 5 a 7 Pm) valores (Si, No) </w:t>
            </w:r>
          </w:p>
        </w:tc>
        <w:tc>
          <w:tcPr>
            <w:tcW w:w="2150" w:type="dxa"/>
            <w:tcBorders>
              <w:top w:val="nil"/>
              <w:left w:val="nil"/>
              <w:bottom w:val="single" w:sz="6" w:space="0" w:color="000000"/>
              <w:right w:val="single" w:sz="6" w:space="0" w:color="000000"/>
            </w:tcBorders>
            <w:shd w:val="clear" w:color="auto" w:fill="auto"/>
            <w:vAlign w:val="bottom"/>
          </w:tcPr>
          <w:p w14:paraId="00000147" w14:textId="77777777" w:rsidR="00F27B69" w:rsidRPr="00E509EC" w:rsidRDefault="00000000">
            <w:r w:rsidRPr="00E509EC">
              <w:rPr>
                <w:color w:val="000000"/>
              </w:rPr>
              <w:t>Si </w:t>
            </w:r>
          </w:p>
        </w:tc>
      </w:tr>
      <w:tr w:rsidR="00F27B69" w:rsidRPr="00E509EC" w14:paraId="38E4FB79"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48" w14:textId="77777777" w:rsidR="00F27B69" w:rsidRPr="00E509EC" w:rsidRDefault="00000000">
            <w:proofErr w:type="spellStart"/>
            <w:r w:rsidRPr="00E509EC">
              <w:rPr>
                <w:color w:val="000000"/>
              </w:rPr>
              <w:t>HoraPicoManana</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49" w14:textId="77777777" w:rsidR="00F27B69" w:rsidRPr="00E509EC" w:rsidRDefault="00000000">
            <w:r w:rsidRPr="00E509EC">
              <w:rPr>
                <w:color w:val="000000"/>
              </w:rPr>
              <w:t>Si el accidente ocurrió en la hora pico de la mañana (de 6:30 a 8:30 Am) valores (Si, No) </w:t>
            </w:r>
          </w:p>
        </w:tc>
        <w:tc>
          <w:tcPr>
            <w:tcW w:w="2150" w:type="dxa"/>
            <w:tcBorders>
              <w:top w:val="nil"/>
              <w:left w:val="nil"/>
              <w:bottom w:val="single" w:sz="6" w:space="0" w:color="000000"/>
              <w:right w:val="single" w:sz="6" w:space="0" w:color="000000"/>
            </w:tcBorders>
            <w:shd w:val="clear" w:color="auto" w:fill="auto"/>
            <w:vAlign w:val="bottom"/>
          </w:tcPr>
          <w:p w14:paraId="0000014A" w14:textId="77777777" w:rsidR="00F27B69" w:rsidRPr="00E509EC" w:rsidRDefault="00000000">
            <w:r w:rsidRPr="00E509EC">
              <w:rPr>
                <w:color w:val="000000"/>
              </w:rPr>
              <w:t>No </w:t>
            </w:r>
          </w:p>
        </w:tc>
      </w:tr>
      <w:tr w:rsidR="00F27B69" w:rsidRPr="00E509EC" w14:paraId="43901F55"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4B" w14:textId="77777777" w:rsidR="00F27B69" w:rsidRPr="00E509EC" w:rsidRDefault="00000000">
            <w:proofErr w:type="spellStart"/>
            <w:r w:rsidRPr="00E509EC">
              <w:rPr>
                <w:color w:val="000000"/>
              </w:rPr>
              <w:t>InicioNoche</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4C" w14:textId="77777777" w:rsidR="00F27B69" w:rsidRPr="00E509EC" w:rsidRDefault="00000000">
            <w:r w:rsidRPr="00E509EC">
              <w:rPr>
                <w:color w:val="000000"/>
              </w:rPr>
              <w:t>Si el accidente ocurrió entre las 7 de la noche y las 11:59 pm valores (Si, No) </w:t>
            </w:r>
          </w:p>
        </w:tc>
        <w:tc>
          <w:tcPr>
            <w:tcW w:w="2150" w:type="dxa"/>
            <w:tcBorders>
              <w:top w:val="nil"/>
              <w:left w:val="nil"/>
              <w:bottom w:val="single" w:sz="6" w:space="0" w:color="000000"/>
              <w:right w:val="single" w:sz="6" w:space="0" w:color="000000"/>
            </w:tcBorders>
            <w:shd w:val="clear" w:color="auto" w:fill="auto"/>
            <w:vAlign w:val="bottom"/>
          </w:tcPr>
          <w:p w14:paraId="0000014D" w14:textId="77777777" w:rsidR="00F27B69" w:rsidRPr="00E509EC" w:rsidRDefault="00000000">
            <w:r w:rsidRPr="00E509EC">
              <w:rPr>
                <w:color w:val="000000"/>
              </w:rPr>
              <w:t>No </w:t>
            </w:r>
          </w:p>
        </w:tc>
      </w:tr>
      <w:tr w:rsidR="00F27B69" w:rsidRPr="00E509EC" w14:paraId="0B0ED992"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4E" w14:textId="77777777" w:rsidR="00F27B69" w:rsidRPr="00E509EC" w:rsidRDefault="00000000">
            <w:r w:rsidRPr="00E509EC">
              <w:rPr>
                <w:color w:val="000000"/>
              </w:rPr>
              <w:t>Amanecer </w:t>
            </w:r>
          </w:p>
        </w:tc>
        <w:tc>
          <w:tcPr>
            <w:tcW w:w="4694" w:type="dxa"/>
            <w:tcBorders>
              <w:top w:val="nil"/>
              <w:left w:val="nil"/>
              <w:bottom w:val="single" w:sz="6" w:space="0" w:color="000000"/>
              <w:right w:val="single" w:sz="6" w:space="0" w:color="000000"/>
            </w:tcBorders>
            <w:shd w:val="clear" w:color="auto" w:fill="auto"/>
            <w:vAlign w:val="bottom"/>
          </w:tcPr>
          <w:p w14:paraId="0000014F" w14:textId="77777777" w:rsidR="00F27B69" w:rsidRPr="00E509EC" w:rsidRDefault="00000000">
            <w:r w:rsidRPr="00E509EC">
              <w:rPr>
                <w:color w:val="000000"/>
              </w:rPr>
              <w:t>Si el accidente ocurrió entre las 12 m y las 5:59 am valores (Si, No) </w:t>
            </w:r>
          </w:p>
        </w:tc>
        <w:tc>
          <w:tcPr>
            <w:tcW w:w="2150" w:type="dxa"/>
            <w:tcBorders>
              <w:top w:val="nil"/>
              <w:left w:val="nil"/>
              <w:bottom w:val="single" w:sz="6" w:space="0" w:color="000000"/>
              <w:right w:val="single" w:sz="6" w:space="0" w:color="000000"/>
            </w:tcBorders>
            <w:shd w:val="clear" w:color="auto" w:fill="auto"/>
            <w:vAlign w:val="bottom"/>
          </w:tcPr>
          <w:p w14:paraId="00000150" w14:textId="77777777" w:rsidR="00F27B69" w:rsidRPr="00E509EC" w:rsidRDefault="00000000">
            <w:r w:rsidRPr="00E509EC">
              <w:rPr>
                <w:color w:val="000000"/>
              </w:rPr>
              <w:t>Si </w:t>
            </w:r>
          </w:p>
        </w:tc>
      </w:tr>
      <w:tr w:rsidR="00F27B69" w:rsidRPr="00E509EC" w14:paraId="53BD79C6"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51" w14:textId="77777777" w:rsidR="00F27B69" w:rsidRPr="00E509EC" w:rsidRDefault="00000000">
            <w:r w:rsidRPr="00E509EC">
              <w:rPr>
                <w:color w:val="000000"/>
              </w:rPr>
              <w:t>Municipio </w:t>
            </w:r>
          </w:p>
        </w:tc>
        <w:tc>
          <w:tcPr>
            <w:tcW w:w="4694" w:type="dxa"/>
            <w:tcBorders>
              <w:top w:val="nil"/>
              <w:left w:val="nil"/>
              <w:bottom w:val="single" w:sz="6" w:space="0" w:color="000000"/>
              <w:right w:val="single" w:sz="6" w:space="0" w:color="000000"/>
            </w:tcBorders>
            <w:shd w:val="clear" w:color="auto" w:fill="auto"/>
            <w:vAlign w:val="bottom"/>
          </w:tcPr>
          <w:p w14:paraId="00000152" w14:textId="77777777" w:rsidR="00F27B69" w:rsidRPr="00E509EC" w:rsidRDefault="00000000">
            <w:r w:rsidRPr="00E509EC">
              <w:rPr>
                <w:color w:val="000000"/>
              </w:rPr>
              <w:t>Municipio donde ocurrió el accidente </w:t>
            </w:r>
          </w:p>
        </w:tc>
        <w:tc>
          <w:tcPr>
            <w:tcW w:w="2150" w:type="dxa"/>
            <w:tcBorders>
              <w:top w:val="nil"/>
              <w:left w:val="nil"/>
              <w:bottom w:val="single" w:sz="6" w:space="0" w:color="000000"/>
              <w:right w:val="single" w:sz="6" w:space="0" w:color="000000"/>
            </w:tcBorders>
            <w:shd w:val="clear" w:color="auto" w:fill="auto"/>
            <w:vAlign w:val="bottom"/>
          </w:tcPr>
          <w:p w14:paraId="00000153" w14:textId="77777777" w:rsidR="00F27B69" w:rsidRPr="00E509EC" w:rsidRDefault="00000000">
            <w:r w:rsidRPr="00E509EC">
              <w:rPr>
                <w:color w:val="000000"/>
              </w:rPr>
              <w:t>No </w:t>
            </w:r>
          </w:p>
        </w:tc>
      </w:tr>
      <w:tr w:rsidR="00F27B69" w:rsidRPr="00E509EC" w14:paraId="26F58290"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54" w14:textId="77777777" w:rsidR="00F27B69" w:rsidRPr="00E509EC" w:rsidRDefault="00000000">
            <w:proofErr w:type="spellStart"/>
            <w:r w:rsidRPr="00E509EC">
              <w:rPr>
                <w:color w:val="000000"/>
              </w:rPr>
              <w:t>Intsancia</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55" w14:textId="77777777" w:rsidR="00F27B69" w:rsidRPr="00E509EC" w:rsidRDefault="00000000">
            <w:r w:rsidRPr="00E509EC">
              <w:rPr>
                <w:color w:val="000000"/>
              </w:rPr>
              <w:t>Tipo de accidente reportado por la aseguradora </w:t>
            </w:r>
          </w:p>
        </w:tc>
        <w:tc>
          <w:tcPr>
            <w:tcW w:w="2150" w:type="dxa"/>
            <w:tcBorders>
              <w:top w:val="nil"/>
              <w:left w:val="nil"/>
              <w:bottom w:val="single" w:sz="6" w:space="0" w:color="000000"/>
              <w:right w:val="single" w:sz="6" w:space="0" w:color="000000"/>
            </w:tcBorders>
            <w:shd w:val="clear" w:color="auto" w:fill="auto"/>
            <w:vAlign w:val="bottom"/>
          </w:tcPr>
          <w:p w14:paraId="00000156" w14:textId="77777777" w:rsidR="00F27B69" w:rsidRPr="00E509EC" w:rsidRDefault="00000000" w:rsidP="00204017">
            <w:pPr>
              <w:ind w:firstLine="0"/>
            </w:pPr>
            <w:r w:rsidRPr="00E509EC">
              <w:rPr>
                <w:color w:val="000000"/>
              </w:rPr>
              <w:t>Preliminar con lesiones </w:t>
            </w:r>
          </w:p>
        </w:tc>
      </w:tr>
      <w:tr w:rsidR="00F27B69" w:rsidRPr="00E509EC" w14:paraId="339E9BCA"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57" w14:textId="77777777" w:rsidR="00F27B69" w:rsidRPr="00E509EC" w:rsidRDefault="00000000">
            <w:proofErr w:type="spellStart"/>
            <w:r w:rsidRPr="00E509EC">
              <w:rPr>
                <w:color w:val="000000"/>
              </w:rPr>
              <w:t>clienteimportante</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58" w14:textId="77777777" w:rsidR="00F27B69" w:rsidRPr="00E509EC" w:rsidRDefault="00000000">
            <w:r w:rsidRPr="00E509EC">
              <w:rPr>
                <w:color w:val="000000"/>
              </w:rPr>
              <w:t>Si el asegurado es cliente importante </w:t>
            </w:r>
          </w:p>
        </w:tc>
        <w:tc>
          <w:tcPr>
            <w:tcW w:w="2150" w:type="dxa"/>
            <w:tcBorders>
              <w:top w:val="nil"/>
              <w:left w:val="nil"/>
              <w:bottom w:val="single" w:sz="6" w:space="0" w:color="000000"/>
              <w:right w:val="single" w:sz="6" w:space="0" w:color="000000"/>
            </w:tcBorders>
            <w:shd w:val="clear" w:color="auto" w:fill="auto"/>
            <w:vAlign w:val="bottom"/>
          </w:tcPr>
          <w:p w14:paraId="00000159" w14:textId="77777777" w:rsidR="00F27B69" w:rsidRPr="00E509EC" w:rsidRDefault="00000000" w:rsidP="00204017">
            <w:pPr>
              <w:ind w:firstLine="0"/>
            </w:pPr>
            <w:r w:rsidRPr="00E509EC">
              <w:rPr>
                <w:color w:val="000000"/>
              </w:rPr>
              <w:t>Banco de accidente  </w:t>
            </w:r>
          </w:p>
        </w:tc>
      </w:tr>
      <w:tr w:rsidR="00F27B69" w:rsidRPr="00E509EC" w14:paraId="66CB672D"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5A" w14:textId="77777777" w:rsidR="00F27B69" w:rsidRPr="00E509EC" w:rsidRDefault="00000000">
            <w:r w:rsidRPr="00E509EC">
              <w:rPr>
                <w:color w:val="000000"/>
              </w:rPr>
              <w:t>Acuerdo </w:t>
            </w:r>
          </w:p>
        </w:tc>
        <w:tc>
          <w:tcPr>
            <w:tcW w:w="4694" w:type="dxa"/>
            <w:tcBorders>
              <w:top w:val="nil"/>
              <w:left w:val="nil"/>
              <w:bottom w:val="single" w:sz="6" w:space="0" w:color="000000"/>
              <w:right w:val="single" w:sz="6" w:space="0" w:color="000000"/>
            </w:tcBorders>
            <w:shd w:val="clear" w:color="auto" w:fill="auto"/>
            <w:vAlign w:val="bottom"/>
          </w:tcPr>
          <w:p w14:paraId="0000015B" w14:textId="77777777" w:rsidR="00F27B69" w:rsidRPr="00E509EC" w:rsidRDefault="00000000">
            <w:r w:rsidRPr="00E509EC">
              <w:rPr>
                <w:color w:val="000000"/>
              </w:rPr>
              <w:t>Al acuerdo que se llega se llega entre las partes de los implicados </w:t>
            </w:r>
          </w:p>
        </w:tc>
        <w:tc>
          <w:tcPr>
            <w:tcW w:w="2150" w:type="dxa"/>
            <w:tcBorders>
              <w:top w:val="nil"/>
              <w:left w:val="nil"/>
              <w:bottom w:val="single" w:sz="6" w:space="0" w:color="000000"/>
              <w:right w:val="single" w:sz="6" w:space="0" w:color="000000"/>
            </w:tcBorders>
            <w:shd w:val="clear" w:color="auto" w:fill="auto"/>
            <w:vAlign w:val="bottom"/>
          </w:tcPr>
          <w:p w14:paraId="0000015C" w14:textId="77777777" w:rsidR="00F27B69" w:rsidRPr="00E509EC" w:rsidRDefault="00000000">
            <w:r w:rsidRPr="00E509EC">
              <w:rPr>
                <w:color w:val="000000"/>
              </w:rPr>
              <w:t>Transito </w:t>
            </w:r>
          </w:p>
        </w:tc>
      </w:tr>
      <w:tr w:rsidR="00F27B69" w:rsidRPr="00E509EC" w14:paraId="24421E8A"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5D" w14:textId="77777777" w:rsidR="00F27B69" w:rsidRPr="00E509EC" w:rsidRDefault="00000000">
            <w:proofErr w:type="spellStart"/>
            <w:r w:rsidRPr="00E509EC">
              <w:rPr>
                <w:color w:val="000000"/>
              </w:rPr>
              <w:t>UsuarioRegistra</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5E" w14:textId="77777777" w:rsidR="00F27B69" w:rsidRPr="00E509EC" w:rsidRDefault="00000000">
            <w:r w:rsidRPr="00E509EC">
              <w:rPr>
                <w:color w:val="000000"/>
              </w:rPr>
              <w:t>Usuario que registra el caso en el sistema </w:t>
            </w:r>
          </w:p>
        </w:tc>
        <w:tc>
          <w:tcPr>
            <w:tcW w:w="2150" w:type="dxa"/>
            <w:tcBorders>
              <w:top w:val="nil"/>
              <w:left w:val="nil"/>
              <w:bottom w:val="single" w:sz="6" w:space="0" w:color="000000"/>
              <w:right w:val="single" w:sz="6" w:space="0" w:color="000000"/>
            </w:tcBorders>
            <w:shd w:val="clear" w:color="auto" w:fill="auto"/>
            <w:vAlign w:val="bottom"/>
          </w:tcPr>
          <w:p w14:paraId="0000015F" w14:textId="77777777" w:rsidR="00F27B69" w:rsidRPr="00E509EC" w:rsidRDefault="00000000">
            <w:r w:rsidRPr="00E509EC">
              <w:rPr>
                <w:color w:val="000000"/>
              </w:rPr>
              <w:t>Carolina Garcia Valencia </w:t>
            </w:r>
          </w:p>
        </w:tc>
      </w:tr>
      <w:tr w:rsidR="00F27B69" w:rsidRPr="00E509EC" w14:paraId="179A4AE8"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60" w14:textId="77777777" w:rsidR="00F27B69" w:rsidRPr="00E509EC" w:rsidRDefault="00000000">
            <w:proofErr w:type="spellStart"/>
            <w:r w:rsidRPr="00E509EC">
              <w:rPr>
                <w:color w:val="000000"/>
              </w:rPr>
              <w:t>LiberaVehiculo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61" w14:textId="77777777" w:rsidR="00F27B69" w:rsidRPr="00E509EC" w:rsidRDefault="00000000">
            <w:r w:rsidRPr="00E509EC">
              <w:rPr>
                <w:color w:val="000000"/>
              </w:rPr>
              <w:t>Si el vehículo fue retenido por el tránsito y después fue liberado </w:t>
            </w:r>
          </w:p>
        </w:tc>
        <w:tc>
          <w:tcPr>
            <w:tcW w:w="2150" w:type="dxa"/>
            <w:tcBorders>
              <w:top w:val="nil"/>
              <w:left w:val="nil"/>
              <w:bottom w:val="single" w:sz="6" w:space="0" w:color="000000"/>
              <w:right w:val="single" w:sz="6" w:space="0" w:color="000000"/>
            </w:tcBorders>
            <w:shd w:val="clear" w:color="auto" w:fill="auto"/>
            <w:vAlign w:val="bottom"/>
          </w:tcPr>
          <w:p w14:paraId="00000162" w14:textId="77777777" w:rsidR="00F27B69" w:rsidRPr="00E509EC" w:rsidRDefault="00000000">
            <w:r w:rsidRPr="00E509EC">
              <w:rPr>
                <w:color w:val="000000"/>
              </w:rPr>
              <w:t>Liberado </w:t>
            </w:r>
          </w:p>
        </w:tc>
      </w:tr>
      <w:tr w:rsidR="00F27B69" w:rsidRPr="00E509EC" w14:paraId="153877A8"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63" w14:textId="77777777" w:rsidR="00F27B69" w:rsidRPr="00E509EC" w:rsidRDefault="00000000">
            <w:proofErr w:type="spellStart"/>
            <w:r w:rsidRPr="00E509EC">
              <w:rPr>
                <w:color w:val="000000"/>
              </w:rPr>
              <w:t>ResultadoFallo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64" w14:textId="77777777" w:rsidR="00F27B69" w:rsidRPr="00E509EC" w:rsidRDefault="00000000">
            <w:r w:rsidRPr="00E509EC">
              <w:rPr>
                <w:color w:val="000000"/>
              </w:rPr>
              <w:t>Si el fallo en audiencias es a favor o en contra </w:t>
            </w:r>
          </w:p>
        </w:tc>
        <w:tc>
          <w:tcPr>
            <w:tcW w:w="2150" w:type="dxa"/>
            <w:tcBorders>
              <w:top w:val="nil"/>
              <w:left w:val="nil"/>
              <w:bottom w:val="single" w:sz="6" w:space="0" w:color="000000"/>
              <w:right w:val="single" w:sz="6" w:space="0" w:color="000000"/>
            </w:tcBorders>
            <w:shd w:val="clear" w:color="auto" w:fill="auto"/>
            <w:vAlign w:val="bottom"/>
          </w:tcPr>
          <w:p w14:paraId="00000165" w14:textId="77777777" w:rsidR="00F27B69" w:rsidRPr="00E509EC" w:rsidRDefault="00000000">
            <w:r w:rsidRPr="00E509EC">
              <w:rPr>
                <w:color w:val="000000"/>
              </w:rPr>
              <w:t>A favor </w:t>
            </w:r>
          </w:p>
        </w:tc>
      </w:tr>
      <w:tr w:rsidR="00F27B69" w:rsidRPr="00E509EC" w14:paraId="3253258C"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66" w14:textId="77777777" w:rsidR="00F27B69" w:rsidRPr="00E509EC" w:rsidRDefault="00000000">
            <w:r w:rsidRPr="00E509EC">
              <w:rPr>
                <w:color w:val="000000"/>
              </w:rPr>
              <w:t>Aseguradora </w:t>
            </w:r>
          </w:p>
        </w:tc>
        <w:tc>
          <w:tcPr>
            <w:tcW w:w="4694" w:type="dxa"/>
            <w:tcBorders>
              <w:top w:val="nil"/>
              <w:left w:val="nil"/>
              <w:bottom w:val="single" w:sz="6" w:space="0" w:color="000000"/>
              <w:right w:val="single" w:sz="6" w:space="0" w:color="000000"/>
            </w:tcBorders>
            <w:shd w:val="clear" w:color="auto" w:fill="auto"/>
            <w:vAlign w:val="bottom"/>
          </w:tcPr>
          <w:p w14:paraId="00000167" w14:textId="77777777" w:rsidR="00F27B69" w:rsidRPr="00E509EC" w:rsidRDefault="00000000">
            <w:r w:rsidRPr="00E509EC">
              <w:rPr>
                <w:color w:val="000000"/>
              </w:rPr>
              <w:t>Aseguradora que reporta el accidente </w:t>
            </w:r>
          </w:p>
        </w:tc>
        <w:tc>
          <w:tcPr>
            <w:tcW w:w="2150" w:type="dxa"/>
            <w:tcBorders>
              <w:top w:val="nil"/>
              <w:left w:val="nil"/>
              <w:bottom w:val="single" w:sz="6" w:space="0" w:color="000000"/>
              <w:right w:val="single" w:sz="6" w:space="0" w:color="000000"/>
            </w:tcBorders>
            <w:shd w:val="clear" w:color="auto" w:fill="auto"/>
            <w:vAlign w:val="bottom"/>
          </w:tcPr>
          <w:p w14:paraId="00000168" w14:textId="77777777" w:rsidR="00F27B69" w:rsidRPr="00E509EC" w:rsidRDefault="00000000" w:rsidP="00204017">
            <w:pPr>
              <w:ind w:firstLine="0"/>
            </w:pPr>
            <w:r w:rsidRPr="00E509EC">
              <w:rPr>
                <w:color w:val="000000"/>
              </w:rPr>
              <w:t>Liberty Seguros </w:t>
            </w:r>
          </w:p>
        </w:tc>
      </w:tr>
      <w:tr w:rsidR="00F27B69" w:rsidRPr="00E509EC" w14:paraId="3AD44A92"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69" w14:textId="77777777" w:rsidR="00F27B69" w:rsidRPr="00E509EC" w:rsidRDefault="00000000">
            <w:proofErr w:type="spellStart"/>
            <w:r w:rsidRPr="00E509EC">
              <w:rPr>
                <w:color w:val="000000"/>
              </w:rPr>
              <w:t>Abogadounico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6A" w14:textId="77777777" w:rsidR="00F27B69" w:rsidRPr="00E509EC" w:rsidRDefault="00000000">
            <w:r w:rsidRPr="00E509EC">
              <w:rPr>
                <w:color w:val="000000"/>
              </w:rPr>
              <w:t>Abogado disponible para atender el caso </w:t>
            </w:r>
          </w:p>
        </w:tc>
        <w:tc>
          <w:tcPr>
            <w:tcW w:w="2150" w:type="dxa"/>
            <w:tcBorders>
              <w:top w:val="nil"/>
              <w:left w:val="nil"/>
              <w:bottom w:val="single" w:sz="6" w:space="0" w:color="000000"/>
              <w:right w:val="single" w:sz="6" w:space="0" w:color="000000"/>
            </w:tcBorders>
            <w:shd w:val="clear" w:color="auto" w:fill="auto"/>
            <w:vAlign w:val="bottom"/>
          </w:tcPr>
          <w:p w14:paraId="0000016B" w14:textId="77777777" w:rsidR="00F27B69" w:rsidRPr="00E509EC" w:rsidRDefault="00000000" w:rsidP="00204017">
            <w:pPr>
              <w:ind w:firstLine="0"/>
            </w:pPr>
            <w:r w:rsidRPr="00E509EC">
              <w:rPr>
                <w:color w:val="000000"/>
              </w:rPr>
              <w:t>Carolina Garcia Valencia </w:t>
            </w:r>
          </w:p>
        </w:tc>
      </w:tr>
      <w:tr w:rsidR="00F27B69" w:rsidRPr="00E509EC" w14:paraId="7D3D8D4A" w14:textId="77777777" w:rsidTr="00204017">
        <w:trPr>
          <w:trHeight w:val="300"/>
        </w:trPr>
        <w:tc>
          <w:tcPr>
            <w:tcW w:w="2544" w:type="dxa"/>
            <w:tcBorders>
              <w:top w:val="nil"/>
              <w:left w:val="single" w:sz="6" w:space="0" w:color="000000"/>
              <w:bottom w:val="single" w:sz="6" w:space="0" w:color="000000"/>
              <w:right w:val="single" w:sz="6" w:space="0" w:color="000000"/>
            </w:tcBorders>
            <w:shd w:val="clear" w:color="auto" w:fill="auto"/>
            <w:vAlign w:val="bottom"/>
          </w:tcPr>
          <w:p w14:paraId="0000016C" w14:textId="77777777" w:rsidR="00F27B69" w:rsidRPr="00E509EC" w:rsidRDefault="00000000">
            <w:proofErr w:type="spellStart"/>
            <w:r w:rsidRPr="00E509EC">
              <w:rPr>
                <w:color w:val="000000"/>
              </w:rPr>
              <w:t>RandomAbogado</w:t>
            </w:r>
            <w:proofErr w:type="spellEnd"/>
            <w:r w:rsidRPr="00E509EC">
              <w:rPr>
                <w:color w:val="000000"/>
              </w:rPr>
              <w:t> </w:t>
            </w:r>
          </w:p>
        </w:tc>
        <w:tc>
          <w:tcPr>
            <w:tcW w:w="4694" w:type="dxa"/>
            <w:tcBorders>
              <w:top w:val="nil"/>
              <w:left w:val="nil"/>
              <w:bottom w:val="single" w:sz="6" w:space="0" w:color="000000"/>
              <w:right w:val="single" w:sz="6" w:space="0" w:color="000000"/>
            </w:tcBorders>
            <w:shd w:val="clear" w:color="auto" w:fill="auto"/>
            <w:vAlign w:val="bottom"/>
          </w:tcPr>
          <w:p w14:paraId="0000016D" w14:textId="77777777" w:rsidR="00F27B69" w:rsidRPr="00E509EC" w:rsidRDefault="00000000">
            <w:r w:rsidRPr="00E509EC">
              <w:rPr>
                <w:color w:val="000000"/>
              </w:rPr>
              <w:t>Abogado que finalmente atiende el caso </w:t>
            </w:r>
          </w:p>
        </w:tc>
        <w:tc>
          <w:tcPr>
            <w:tcW w:w="2150" w:type="dxa"/>
            <w:tcBorders>
              <w:top w:val="nil"/>
              <w:left w:val="nil"/>
              <w:bottom w:val="single" w:sz="6" w:space="0" w:color="000000"/>
              <w:right w:val="single" w:sz="6" w:space="0" w:color="000000"/>
            </w:tcBorders>
            <w:shd w:val="clear" w:color="auto" w:fill="auto"/>
            <w:vAlign w:val="bottom"/>
          </w:tcPr>
          <w:p w14:paraId="0000016E" w14:textId="77777777" w:rsidR="00F27B69" w:rsidRPr="00E509EC" w:rsidRDefault="00000000" w:rsidP="00B45083">
            <w:pPr>
              <w:keepNext/>
              <w:ind w:firstLine="0"/>
            </w:pPr>
            <w:r w:rsidRPr="00E509EC">
              <w:rPr>
                <w:color w:val="000000"/>
              </w:rPr>
              <w:t>Carolina Garcia Valencia </w:t>
            </w:r>
          </w:p>
        </w:tc>
      </w:tr>
    </w:tbl>
    <w:p w14:paraId="0000016F" w14:textId="32BD93D4" w:rsidR="00F27B69" w:rsidRPr="00E509EC" w:rsidRDefault="00B45083" w:rsidP="00B45083">
      <w:pPr>
        <w:pStyle w:val="Descripcin"/>
      </w:pPr>
      <w:bookmarkStart w:id="30" w:name="_Toc198841752"/>
      <w:r w:rsidRPr="00B45083">
        <w:rPr>
          <w:b/>
          <w:bCs/>
        </w:rPr>
        <w:t xml:space="preserve">Tabla </w:t>
      </w:r>
      <w:r w:rsidRPr="00B45083">
        <w:rPr>
          <w:b/>
          <w:bCs/>
        </w:rPr>
        <w:fldChar w:fldCharType="begin"/>
      </w:r>
      <w:r w:rsidRPr="00B45083">
        <w:rPr>
          <w:b/>
          <w:bCs/>
        </w:rPr>
        <w:instrText xml:space="preserve"> SEQ Tabla \* ARABIC </w:instrText>
      </w:r>
      <w:r w:rsidRPr="00B45083">
        <w:rPr>
          <w:b/>
          <w:bCs/>
        </w:rPr>
        <w:fldChar w:fldCharType="separate"/>
      </w:r>
      <w:r w:rsidRPr="00B45083">
        <w:rPr>
          <w:b/>
          <w:bCs/>
          <w:noProof/>
        </w:rPr>
        <w:t>2</w:t>
      </w:r>
      <w:r w:rsidRPr="00B45083">
        <w:rPr>
          <w:b/>
          <w:bCs/>
        </w:rPr>
        <w:fldChar w:fldCharType="end"/>
      </w:r>
      <w:r w:rsidRPr="00B45083">
        <w:rPr>
          <w:b/>
          <w:bCs/>
        </w:rPr>
        <w:t>.</w:t>
      </w:r>
      <w:r>
        <w:t xml:space="preserve"> </w:t>
      </w:r>
      <w:r w:rsidRPr="00F61CFC">
        <w:t>Caracterización de las columnas</w:t>
      </w:r>
      <w:bookmarkEnd w:id="30"/>
    </w:p>
    <w:p w14:paraId="00000170" w14:textId="77777777" w:rsidR="00F27B69" w:rsidRPr="00E509EC" w:rsidRDefault="00F27B69"/>
    <w:p w14:paraId="00000171" w14:textId="280A6057" w:rsidR="00F27B69" w:rsidRPr="00E509EC" w:rsidRDefault="00000000">
      <w:pPr>
        <w:pStyle w:val="Ttulo2"/>
        <w:numPr>
          <w:ilvl w:val="1"/>
          <w:numId w:val="9"/>
        </w:numPr>
        <w:rPr>
          <w:rFonts w:cs="Times New Roman"/>
          <w:szCs w:val="24"/>
        </w:rPr>
      </w:pPr>
      <w:r w:rsidRPr="00E509EC">
        <w:rPr>
          <w:rFonts w:cs="Times New Roman"/>
          <w:szCs w:val="24"/>
        </w:rPr>
        <w:lastRenderedPageBreak/>
        <w:t xml:space="preserve"> </w:t>
      </w:r>
      <w:bookmarkStart w:id="31" w:name="_Toc198843009"/>
      <w:proofErr w:type="spellStart"/>
      <w:r w:rsidRPr="00E509EC">
        <w:rPr>
          <w:rFonts w:cs="Times New Roman"/>
          <w:szCs w:val="24"/>
        </w:rPr>
        <w:t>Datsets</w:t>
      </w:r>
      <w:bookmarkEnd w:id="31"/>
      <w:proofErr w:type="spellEnd"/>
    </w:p>
    <w:p w14:paraId="00000172" w14:textId="68EB4C8F" w:rsidR="00F27B69" w:rsidRPr="00E509EC" w:rsidRDefault="00000000">
      <w:pPr>
        <w:pBdr>
          <w:top w:val="nil"/>
          <w:left w:val="nil"/>
          <w:bottom w:val="nil"/>
          <w:right w:val="nil"/>
          <w:between w:val="nil"/>
        </w:pBdr>
        <w:ind w:firstLine="709"/>
      </w:pPr>
      <w:r w:rsidRPr="00E509EC">
        <w:rPr>
          <w:color w:val="000000"/>
        </w:rPr>
        <w:t xml:space="preserve">A partir de los datos originales, se construyó un conjunto de datos más específicos para el modelo de machine </w:t>
      </w:r>
      <w:proofErr w:type="spellStart"/>
      <w:r w:rsidRPr="00E509EC">
        <w:rPr>
          <w:color w:val="000000"/>
        </w:rPr>
        <w:t>learning</w:t>
      </w:r>
      <w:proofErr w:type="spellEnd"/>
      <w:r w:rsidRPr="00E509EC">
        <w:rPr>
          <w:color w:val="000000"/>
        </w:rPr>
        <w:t>,</w:t>
      </w:r>
      <w:r w:rsidRPr="00E509EC">
        <w:t xml:space="preserve"> se aplicaron varios pasos de </w:t>
      </w:r>
      <w:r w:rsidR="00B5302D" w:rsidRPr="00E509EC">
        <w:t>pre</w:t>
      </w:r>
      <w:r w:rsidR="00B5302D">
        <w:t>procesamiento</w:t>
      </w:r>
      <w:r w:rsidRPr="00E509EC">
        <w:t xml:space="preserve"> a las variables seleccionadas que aplicarán para el modelo:</w:t>
      </w:r>
    </w:p>
    <w:p w14:paraId="26A62739" w14:textId="1C46FCB7" w:rsidR="00AA046F" w:rsidRDefault="00000000" w:rsidP="00AE1383">
      <w:pPr>
        <w:numPr>
          <w:ilvl w:val="3"/>
          <w:numId w:val="2"/>
        </w:numPr>
        <w:pBdr>
          <w:top w:val="nil"/>
          <w:left w:val="nil"/>
          <w:bottom w:val="nil"/>
          <w:right w:val="nil"/>
          <w:between w:val="nil"/>
        </w:pBdr>
        <w:rPr>
          <w:color w:val="000000"/>
        </w:rPr>
      </w:pPr>
      <w:r w:rsidRPr="00B5302D">
        <w:rPr>
          <w:b/>
          <w:bCs/>
          <w:color w:val="000000"/>
        </w:rPr>
        <w:t>Manejo de valores atípicos:</w:t>
      </w:r>
      <w:r w:rsidRPr="00AA046F">
        <w:rPr>
          <w:color w:val="000000"/>
        </w:rPr>
        <w:t xml:space="preserve"> En el análisis de los datos se encontró un aproximado de un 15% de valores atípicos en la variable </w:t>
      </w:r>
      <w:proofErr w:type="spellStart"/>
      <w:r w:rsidRPr="00AA046F">
        <w:rPr>
          <w:b/>
          <w:color w:val="000000"/>
        </w:rPr>
        <w:t>TiempoAtencion</w:t>
      </w:r>
      <w:proofErr w:type="spellEnd"/>
      <w:r w:rsidRPr="00AA046F">
        <w:rPr>
          <w:b/>
          <w:color w:val="000000"/>
        </w:rPr>
        <w:t xml:space="preserve"> </w:t>
      </w:r>
      <w:r w:rsidRPr="00AA046F">
        <w:rPr>
          <w:color w:val="000000"/>
        </w:rPr>
        <w:t xml:space="preserve">como se puede ver en la siguiente imagen. </w:t>
      </w:r>
    </w:p>
    <w:p w14:paraId="6A59BADD" w14:textId="77777777" w:rsidR="00AA046F" w:rsidRDefault="00AA046F" w:rsidP="00AA046F">
      <w:pPr>
        <w:pBdr>
          <w:top w:val="nil"/>
          <w:left w:val="nil"/>
          <w:bottom w:val="nil"/>
          <w:right w:val="nil"/>
          <w:between w:val="nil"/>
        </w:pBdr>
        <w:ind w:left="1636" w:firstLine="0"/>
        <w:rPr>
          <w:color w:val="000000"/>
        </w:rPr>
      </w:pPr>
    </w:p>
    <w:p w14:paraId="4AF7C6FE" w14:textId="77777777" w:rsidR="00ED6FF5" w:rsidRDefault="00000000" w:rsidP="00ED6FF5">
      <w:pPr>
        <w:keepNext/>
        <w:pBdr>
          <w:top w:val="nil"/>
          <w:left w:val="nil"/>
          <w:bottom w:val="nil"/>
          <w:right w:val="nil"/>
          <w:between w:val="nil"/>
        </w:pBdr>
        <w:jc w:val="center"/>
      </w:pPr>
      <w:r w:rsidRPr="00E509EC">
        <w:rPr>
          <w:noProof/>
          <w:color w:val="000000"/>
        </w:rPr>
        <w:drawing>
          <wp:inline distT="0" distB="0" distL="0" distR="0" wp14:anchorId="3FC7EBB4" wp14:editId="3A95C1A6">
            <wp:extent cx="3970020" cy="2240280"/>
            <wp:effectExtent l="0" t="0" r="0" b="7620"/>
            <wp:docPr id="1964102772" name="image38.png" descr="Gráfico, Gráfico de barras,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Gráfico, Gráfico de barras, Histograma&#10;&#10;Descripción generada automáticamente"/>
                    <pic:cNvPicPr preferRelativeResize="0"/>
                  </pic:nvPicPr>
                  <pic:blipFill>
                    <a:blip r:embed="rId18"/>
                    <a:srcRect/>
                    <a:stretch>
                      <a:fillRect/>
                    </a:stretch>
                  </pic:blipFill>
                  <pic:spPr>
                    <a:xfrm>
                      <a:off x="0" y="0"/>
                      <a:ext cx="3970634" cy="2240626"/>
                    </a:xfrm>
                    <a:prstGeom prst="rect">
                      <a:avLst/>
                    </a:prstGeom>
                    <a:ln/>
                  </pic:spPr>
                </pic:pic>
              </a:graphicData>
            </a:graphic>
          </wp:inline>
        </w:drawing>
      </w:r>
    </w:p>
    <w:p w14:paraId="5A695DCE" w14:textId="53C2CFFB" w:rsidR="00ED6FF5" w:rsidRDefault="00ED6FF5" w:rsidP="000D09EC">
      <w:pPr>
        <w:pStyle w:val="Descripcin"/>
        <w:jc w:val="center"/>
      </w:pPr>
      <w:bookmarkStart w:id="32" w:name="_Toc198841592"/>
      <w:r w:rsidRPr="000D09EC">
        <w:rPr>
          <w:b/>
          <w:bCs/>
        </w:rPr>
        <w:t xml:space="preserve">Figura </w:t>
      </w:r>
      <w:r w:rsidRPr="000D09EC">
        <w:rPr>
          <w:b/>
          <w:bCs/>
        </w:rPr>
        <w:fldChar w:fldCharType="begin"/>
      </w:r>
      <w:r w:rsidRPr="000D09EC">
        <w:rPr>
          <w:b/>
          <w:bCs/>
        </w:rPr>
        <w:instrText xml:space="preserve"> SEQ Figura \* ARABIC </w:instrText>
      </w:r>
      <w:r w:rsidRPr="000D09EC">
        <w:rPr>
          <w:b/>
          <w:bCs/>
        </w:rPr>
        <w:fldChar w:fldCharType="separate"/>
      </w:r>
      <w:r w:rsidR="007C600C" w:rsidRPr="000D09EC">
        <w:rPr>
          <w:b/>
          <w:bCs/>
          <w:noProof/>
        </w:rPr>
        <w:t>1</w:t>
      </w:r>
      <w:r w:rsidRPr="000D09EC">
        <w:rPr>
          <w:b/>
          <w:bCs/>
        </w:rPr>
        <w:fldChar w:fldCharType="end"/>
      </w:r>
      <w:r w:rsidRPr="000D09EC">
        <w:rPr>
          <w:b/>
          <w:bCs/>
        </w:rPr>
        <w:t>.</w:t>
      </w:r>
      <w:r>
        <w:t xml:space="preserve"> </w:t>
      </w:r>
      <w:r w:rsidRPr="004D3C61">
        <w:t xml:space="preserve">BOXPLOT con </w:t>
      </w:r>
      <w:proofErr w:type="spellStart"/>
      <w:r w:rsidRPr="004D3C61">
        <w:t>Outlier</w:t>
      </w:r>
      <w:bookmarkEnd w:id="32"/>
      <w:proofErr w:type="spellEnd"/>
    </w:p>
    <w:p w14:paraId="4615883C" w14:textId="77777777" w:rsidR="00AA046F" w:rsidRPr="00E509EC" w:rsidRDefault="00AA046F" w:rsidP="00AA046F">
      <w:pPr>
        <w:pBdr>
          <w:top w:val="nil"/>
          <w:left w:val="nil"/>
          <w:bottom w:val="nil"/>
          <w:right w:val="nil"/>
          <w:between w:val="nil"/>
        </w:pBdr>
        <w:ind w:left="1636" w:firstLine="0"/>
      </w:pPr>
    </w:p>
    <w:p w14:paraId="00000174" w14:textId="164E5284" w:rsidR="00F27B69" w:rsidRDefault="00000000" w:rsidP="00613BA9">
      <w:pPr>
        <w:pBdr>
          <w:top w:val="nil"/>
          <w:left w:val="nil"/>
          <w:bottom w:val="nil"/>
          <w:right w:val="nil"/>
          <w:between w:val="nil"/>
        </w:pBdr>
        <w:rPr>
          <w:color w:val="000000"/>
        </w:rPr>
      </w:pPr>
      <w:r w:rsidRPr="00E509EC">
        <w:rPr>
          <w:color w:val="000000"/>
        </w:rPr>
        <w:t xml:space="preserve">Usamos el método del rango Inter cuartil (IQR) con el 25% en el primer cuartil y el 75% en el tercer cuartil para identificar los valores atípicos </w:t>
      </w:r>
    </w:p>
    <w:p w14:paraId="17D4C810" w14:textId="77777777" w:rsidR="00204017" w:rsidRDefault="00204017">
      <w:pPr>
        <w:pBdr>
          <w:top w:val="nil"/>
          <w:left w:val="nil"/>
          <w:bottom w:val="nil"/>
          <w:right w:val="nil"/>
          <w:between w:val="nil"/>
        </w:pBdr>
        <w:ind w:left="1636" w:firstLine="0"/>
        <w:rPr>
          <w:color w:val="000000"/>
        </w:rPr>
      </w:pPr>
    </w:p>
    <w:p w14:paraId="0151DD4D" w14:textId="77777777" w:rsidR="00ED6FF5" w:rsidRDefault="00000000" w:rsidP="00ED6FF5">
      <w:pPr>
        <w:keepNext/>
        <w:pBdr>
          <w:top w:val="nil"/>
          <w:left w:val="nil"/>
          <w:bottom w:val="nil"/>
          <w:right w:val="nil"/>
          <w:between w:val="nil"/>
        </w:pBdr>
        <w:jc w:val="center"/>
      </w:pPr>
      <w:r w:rsidRPr="00E509EC">
        <w:rPr>
          <w:noProof/>
        </w:rPr>
        <w:drawing>
          <wp:inline distT="0" distB="0" distL="0" distR="0" wp14:anchorId="64D14208" wp14:editId="2B1F2C98">
            <wp:extent cx="5346700" cy="892810"/>
            <wp:effectExtent l="0" t="0" r="6350" b="2540"/>
            <wp:docPr id="1964102775" name="image48.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8.png" descr="Interfaz de usuario gráfica, Texto, Aplicación&#10;&#10;Descripción generada automáticamente"/>
                    <pic:cNvPicPr preferRelativeResize="0"/>
                  </pic:nvPicPr>
                  <pic:blipFill>
                    <a:blip r:embed="rId19"/>
                    <a:srcRect/>
                    <a:stretch>
                      <a:fillRect/>
                    </a:stretch>
                  </pic:blipFill>
                  <pic:spPr>
                    <a:xfrm>
                      <a:off x="0" y="0"/>
                      <a:ext cx="5346700" cy="892810"/>
                    </a:xfrm>
                    <a:prstGeom prst="rect">
                      <a:avLst/>
                    </a:prstGeom>
                    <a:ln/>
                  </pic:spPr>
                </pic:pic>
              </a:graphicData>
            </a:graphic>
          </wp:inline>
        </w:drawing>
      </w:r>
    </w:p>
    <w:p w14:paraId="00000175" w14:textId="577CBD3D" w:rsidR="00F27B69" w:rsidRDefault="00ED6FF5" w:rsidP="00ED6FF5">
      <w:pPr>
        <w:pStyle w:val="Descripcin"/>
        <w:jc w:val="center"/>
      </w:pPr>
      <w:bookmarkStart w:id="33" w:name="_Toc198841593"/>
      <w:r w:rsidRPr="000D09EC">
        <w:rPr>
          <w:b/>
          <w:bCs/>
        </w:rPr>
        <w:t xml:space="preserve">Figura </w:t>
      </w:r>
      <w:r w:rsidRPr="000D09EC">
        <w:rPr>
          <w:b/>
          <w:bCs/>
        </w:rPr>
        <w:fldChar w:fldCharType="begin"/>
      </w:r>
      <w:r w:rsidRPr="000D09EC">
        <w:rPr>
          <w:b/>
          <w:bCs/>
        </w:rPr>
        <w:instrText xml:space="preserve"> SEQ Figura \* ARABIC </w:instrText>
      </w:r>
      <w:r w:rsidRPr="000D09EC">
        <w:rPr>
          <w:b/>
          <w:bCs/>
        </w:rPr>
        <w:fldChar w:fldCharType="separate"/>
      </w:r>
      <w:r w:rsidR="007C600C" w:rsidRPr="000D09EC">
        <w:rPr>
          <w:b/>
          <w:bCs/>
          <w:noProof/>
        </w:rPr>
        <w:t>2</w:t>
      </w:r>
      <w:r w:rsidRPr="000D09EC">
        <w:rPr>
          <w:b/>
          <w:bCs/>
        </w:rPr>
        <w:fldChar w:fldCharType="end"/>
      </w:r>
      <w:r>
        <w:t xml:space="preserve">. </w:t>
      </w:r>
      <w:r w:rsidRPr="003070FE">
        <w:t xml:space="preserve">Rango </w:t>
      </w:r>
      <w:proofErr w:type="spellStart"/>
      <w:r w:rsidRPr="003070FE">
        <w:t>inter-cuartil</w:t>
      </w:r>
      <w:proofErr w:type="spellEnd"/>
      <w:r w:rsidRPr="003070FE">
        <w:t xml:space="preserve"> (IQR)</w:t>
      </w:r>
      <w:bookmarkEnd w:id="33"/>
    </w:p>
    <w:p w14:paraId="4BABE2AF" w14:textId="77777777" w:rsidR="00ED6FF5" w:rsidRPr="00ED6FF5" w:rsidRDefault="00ED6FF5" w:rsidP="00ED6FF5"/>
    <w:p w14:paraId="00000176" w14:textId="00453F7D" w:rsidR="00F27B69" w:rsidRDefault="00000000" w:rsidP="00613BA9">
      <w:pPr>
        <w:pBdr>
          <w:top w:val="nil"/>
          <w:left w:val="nil"/>
          <w:bottom w:val="nil"/>
          <w:right w:val="nil"/>
          <w:between w:val="nil"/>
        </w:pBdr>
        <w:rPr>
          <w:color w:val="000000"/>
        </w:rPr>
      </w:pPr>
      <w:r w:rsidRPr="00E509EC">
        <w:rPr>
          <w:color w:val="000000"/>
        </w:rPr>
        <w:t xml:space="preserve">Luego los valores atípicos que identificamos fueron reemplazados por el promedio de los datos de la columna </w:t>
      </w:r>
      <w:proofErr w:type="spellStart"/>
      <w:r w:rsidRPr="00E509EC">
        <w:rPr>
          <w:b/>
          <w:color w:val="000000"/>
        </w:rPr>
        <w:t>TiempoAtencion</w:t>
      </w:r>
      <w:proofErr w:type="spellEnd"/>
      <w:r w:rsidRPr="00E509EC">
        <w:rPr>
          <w:b/>
          <w:color w:val="000000"/>
        </w:rPr>
        <w:t xml:space="preserve"> </w:t>
      </w:r>
      <w:r w:rsidRPr="00E509EC">
        <w:rPr>
          <w:color w:val="000000"/>
        </w:rPr>
        <w:t>sin tener en cuenta los valores atípicos en el cálculo de este promedio.</w:t>
      </w:r>
    </w:p>
    <w:p w14:paraId="7BA158ED" w14:textId="77DD76FA" w:rsidR="00AA046F" w:rsidRDefault="00AA046F" w:rsidP="00AA046F">
      <w:pPr>
        <w:pBdr>
          <w:top w:val="nil"/>
          <w:left w:val="nil"/>
          <w:bottom w:val="nil"/>
          <w:right w:val="nil"/>
          <w:between w:val="nil"/>
        </w:pBdr>
        <w:rPr>
          <w:color w:val="000000"/>
        </w:rPr>
      </w:pPr>
    </w:p>
    <w:p w14:paraId="5D2F3B23" w14:textId="77777777" w:rsidR="00ED6FF5" w:rsidRDefault="00000000" w:rsidP="00ED6FF5">
      <w:pPr>
        <w:keepNext/>
        <w:pBdr>
          <w:top w:val="nil"/>
          <w:left w:val="nil"/>
          <w:bottom w:val="nil"/>
          <w:right w:val="nil"/>
          <w:between w:val="nil"/>
        </w:pBdr>
        <w:jc w:val="center"/>
      </w:pPr>
      <w:r w:rsidRPr="00E509EC">
        <w:rPr>
          <w:noProof/>
        </w:rPr>
        <w:lastRenderedPageBreak/>
        <w:drawing>
          <wp:inline distT="0" distB="0" distL="0" distR="0" wp14:anchorId="6DBE6942" wp14:editId="61CF7EFB">
            <wp:extent cx="5568950" cy="1746250"/>
            <wp:effectExtent l="0" t="0" r="0" b="6350"/>
            <wp:docPr id="1964102774" name="image3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6.png" descr="Texto&#10;&#10;Descripción generada automáticamente"/>
                    <pic:cNvPicPr preferRelativeResize="0"/>
                  </pic:nvPicPr>
                  <pic:blipFill>
                    <a:blip r:embed="rId20"/>
                    <a:srcRect/>
                    <a:stretch>
                      <a:fillRect/>
                    </a:stretch>
                  </pic:blipFill>
                  <pic:spPr>
                    <a:xfrm>
                      <a:off x="0" y="0"/>
                      <a:ext cx="5568950" cy="1746250"/>
                    </a:xfrm>
                    <a:prstGeom prst="rect">
                      <a:avLst/>
                    </a:prstGeom>
                    <a:ln/>
                  </pic:spPr>
                </pic:pic>
              </a:graphicData>
            </a:graphic>
          </wp:inline>
        </w:drawing>
      </w:r>
    </w:p>
    <w:p w14:paraId="00000177" w14:textId="53C4F9BC" w:rsidR="00F27B69" w:rsidRDefault="00ED6FF5" w:rsidP="00ED6FF5">
      <w:pPr>
        <w:pStyle w:val="Descripcin"/>
        <w:jc w:val="center"/>
      </w:pPr>
      <w:bookmarkStart w:id="34" w:name="_Toc198841594"/>
      <w:r w:rsidRPr="000D09EC">
        <w:rPr>
          <w:b/>
          <w:bCs/>
        </w:rPr>
        <w:t xml:space="preserve">Figura </w:t>
      </w:r>
      <w:r w:rsidRPr="000D09EC">
        <w:rPr>
          <w:b/>
          <w:bCs/>
        </w:rPr>
        <w:fldChar w:fldCharType="begin"/>
      </w:r>
      <w:r w:rsidRPr="000D09EC">
        <w:rPr>
          <w:b/>
          <w:bCs/>
        </w:rPr>
        <w:instrText xml:space="preserve"> SEQ Figura \* ARABIC </w:instrText>
      </w:r>
      <w:r w:rsidRPr="000D09EC">
        <w:rPr>
          <w:b/>
          <w:bCs/>
        </w:rPr>
        <w:fldChar w:fldCharType="separate"/>
      </w:r>
      <w:r w:rsidR="007C600C" w:rsidRPr="000D09EC">
        <w:rPr>
          <w:b/>
          <w:bCs/>
          <w:noProof/>
        </w:rPr>
        <w:t>3</w:t>
      </w:r>
      <w:r w:rsidRPr="000D09EC">
        <w:rPr>
          <w:b/>
          <w:bCs/>
        </w:rPr>
        <w:fldChar w:fldCharType="end"/>
      </w:r>
      <w:r w:rsidRPr="000D09EC">
        <w:rPr>
          <w:b/>
          <w:bCs/>
        </w:rPr>
        <w:t>.</w:t>
      </w:r>
      <w:r>
        <w:t xml:space="preserve"> </w:t>
      </w:r>
      <w:r w:rsidRPr="00CB2937">
        <w:t>Reemplazar atípicos por la media</w:t>
      </w:r>
      <w:bookmarkEnd w:id="34"/>
    </w:p>
    <w:p w14:paraId="0AFCEB78" w14:textId="77777777" w:rsidR="00ED6FF5" w:rsidRPr="00ED6FF5" w:rsidRDefault="00ED6FF5" w:rsidP="00ED6FF5"/>
    <w:p w14:paraId="00000178" w14:textId="4D584066" w:rsidR="00F27B69" w:rsidRDefault="00000000" w:rsidP="00613BA9">
      <w:pPr>
        <w:pBdr>
          <w:top w:val="nil"/>
          <w:left w:val="nil"/>
          <w:bottom w:val="nil"/>
          <w:right w:val="nil"/>
          <w:between w:val="nil"/>
        </w:pBdr>
        <w:rPr>
          <w:color w:val="000000"/>
        </w:rPr>
      </w:pPr>
      <w:r w:rsidRPr="00E509EC">
        <w:rPr>
          <w:color w:val="000000"/>
        </w:rPr>
        <w:t xml:space="preserve">Llegando finalmente al siguiente resultado donde podemos evidenciar </w:t>
      </w:r>
      <w:r w:rsidR="00B5302D">
        <w:rPr>
          <w:color w:val="000000"/>
        </w:rPr>
        <w:t xml:space="preserve">que los </w:t>
      </w:r>
      <w:proofErr w:type="gramStart"/>
      <w:r w:rsidRPr="00E509EC">
        <w:rPr>
          <w:color w:val="000000"/>
        </w:rPr>
        <w:t xml:space="preserve">valores </w:t>
      </w:r>
      <w:r w:rsidR="00B5302D">
        <w:rPr>
          <w:color w:val="000000"/>
        </w:rPr>
        <w:t xml:space="preserve"> presentan</w:t>
      </w:r>
      <w:proofErr w:type="gramEnd"/>
      <w:r w:rsidR="00B5302D">
        <w:rPr>
          <w:color w:val="000000"/>
        </w:rPr>
        <w:t xml:space="preserve"> una </w:t>
      </w:r>
      <w:r w:rsidRPr="00E509EC">
        <w:rPr>
          <w:color w:val="000000"/>
        </w:rPr>
        <w:t xml:space="preserve">mejor </w:t>
      </w:r>
      <w:r w:rsidR="00B5302D">
        <w:rPr>
          <w:color w:val="000000"/>
        </w:rPr>
        <w:t>distribución con respecto al tiempo de atención</w:t>
      </w:r>
      <w:r w:rsidRPr="00E509EC">
        <w:rPr>
          <w:color w:val="000000"/>
        </w:rPr>
        <w:t xml:space="preserve"> </w:t>
      </w:r>
    </w:p>
    <w:p w14:paraId="5996D928" w14:textId="77777777" w:rsidR="00613BA9" w:rsidRPr="00E509EC" w:rsidRDefault="00613BA9" w:rsidP="00AA046F">
      <w:pPr>
        <w:rPr>
          <w:color w:val="000000"/>
        </w:rPr>
      </w:pPr>
    </w:p>
    <w:p w14:paraId="2D353019" w14:textId="77777777" w:rsidR="00ED6FF5" w:rsidRDefault="00000000" w:rsidP="00ED6FF5">
      <w:pPr>
        <w:keepNext/>
        <w:pBdr>
          <w:top w:val="nil"/>
          <w:left w:val="nil"/>
          <w:bottom w:val="nil"/>
          <w:right w:val="nil"/>
          <w:between w:val="nil"/>
        </w:pBdr>
        <w:jc w:val="center"/>
      </w:pPr>
      <w:r w:rsidRPr="00E509EC">
        <w:rPr>
          <w:noProof/>
        </w:rPr>
        <w:drawing>
          <wp:inline distT="0" distB="0" distL="0" distR="0" wp14:anchorId="693CE9C1" wp14:editId="27191B9D">
            <wp:extent cx="3704590" cy="2330450"/>
            <wp:effectExtent l="0" t="0" r="0" b="0"/>
            <wp:docPr id="1964102778" name="image42.png" descr="Gráfico, Gráfico de líneas,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png" descr="Gráfico, Gráfico de líneas, Histograma&#10;&#10;Descripción generada automáticamente"/>
                    <pic:cNvPicPr preferRelativeResize="0"/>
                  </pic:nvPicPr>
                  <pic:blipFill>
                    <a:blip r:embed="rId21"/>
                    <a:srcRect/>
                    <a:stretch>
                      <a:fillRect/>
                    </a:stretch>
                  </pic:blipFill>
                  <pic:spPr>
                    <a:xfrm>
                      <a:off x="0" y="0"/>
                      <a:ext cx="3704590" cy="2330450"/>
                    </a:xfrm>
                    <a:prstGeom prst="rect">
                      <a:avLst/>
                    </a:prstGeom>
                    <a:ln/>
                  </pic:spPr>
                </pic:pic>
              </a:graphicData>
            </a:graphic>
          </wp:inline>
        </w:drawing>
      </w:r>
    </w:p>
    <w:p w14:paraId="00000179" w14:textId="487AE97A" w:rsidR="00F27B69" w:rsidRPr="00E509EC" w:rsidRDefault="00ED6FF5" w:rsidP="00ED6FF5">
      <w:pPr>
        <w:pStyle w:val="Descripcin"/>
        <w:jc w:val="center"/>
        <w:rPr>
          <w:color w:val="000000"/>
        </w:rPr>
      </w:pPr>
      <w:bookmarkStart w:id="35" w:name="_Toc198841595"/>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007C600C" w:rsidRPr="007C600C">
        <w:rPr>
          <w:b/>
          <w:bCs/>
          <w:noProof/>
        </w:rPr>
        <w:t>4</w:t>
      </w:r>
      <w:r w:rsidRPr="007C600C">
        <w:rPr>
          <w:b/>
          <w:bCs/>
        </w:rPr>
        <w:fldChar w:fldCharType="end"/>
      </w:r>
      <w:r w:rsidRPr="007C600C">
        <w:rPr>
          <w:b/>
          <w:bCs/>
        </w:rPr>
        <w:t>.</w:t>
      </w:r>
      <w:r>
        <w:t xml:space="preserve"> </w:t>
      </w:r>
      <w:r w:rsidRPr="003856F1">
        <w:t>Distribución de los tiempos después del tratamiento de atípicos</w:t>
      </w:r>
      <w:bookmarkEnd w:id="35"/>
    </w:p>
    <w:p w14:paraId="0000017E" w14:textId="77777777" w:rsidR="00F27B69" w:rsidRPr="00E509EC" w:rsidRDefault="00F27B69">
      <w:pPr>
        <w:pBdr>
          <w:top w:val="nil"/>
          <w:left w:val="nil"/>
          <w:bottom w:val="nil"/>
          <w:right w:val="nil"/>
          <w:between w:val="nil"/>
        </w:pBdr>
        <w:ind w:left="720" w:firstLine="0"/>
      </w:pPr>
    </w:p>
    <w:p w14:paraId="0000017F" w14:textId="77777777" w:rsidR="00F27B69" w:rsidRPr="00B5302D" w:rsidRDefault="00000000">
      <w:pPr>
        <w:numPr>
          <w:ilvl w:val="3"/>
          <w:numId w:val="2"/>
        </w:numPr>
        <w:pBdr>
          <w:top w:val="nil"/>
          <w:left w:val="nil"/>
          <w:bottom w:val="nil"/>
          <w:right w:val="nil"/>
          <w:between w:val="nil"/>
        </w:pBdr>
        <w:rPr>
          <w:b/>
          <w:bCs/>
        </w:rPr>
      </w:pPr>
      <w:r w:rsidRPr="00B5302D">
        <w:rPr>
          <w:b/>
          <w:bCs/>
          <w:color w:val="000000"/>
        </w:rPr>
        <w:t xml:space="preserve">Imputación de valores faltantes: </w:t>
      </w:r>
    </w:p>
    <w:p w14:paraId="00000180" w14:textId="77777777" w:rsidR="00F27B69" w:rsidRPr="00E509EC" w:rsidRDefault="00000000">
      <w:pPr>
        <w:numPr>
          <w:ilvl w:val="4"/>
          <w:numId w:val="2"/>
        </w:numPr>
        <w:pBdr>
          <w:top w:val="nil"/>
          <w:left w:val="nil"/>
          <w:bottom w:val="nil"/>
          <w:right w:val="nil"/>
          <w:between w:val="nil"/>
        </w:pBdr>
      </w:pPr>
      <w:r w:rsidRPr="00E509EC">
        <w:rPr>
          <w:color w:val="000000"/>
        </w:rPr>
        <w:t xml:space="preserve">En la variable </w:t>
      </w:r>
      <w:proofErr w:type="spellStart"/>
      <w:r w:rsidRPr="00E509EC">
        <w:rPr>
          <w:b/>
          <w:color w:val="000000"/>
        </w:rPr>
        <w:t>TiempoAtencion</w:t>
      </w:r>
      <w:proofErr w:type="spellEnd"/>
      <w:r w:rsidRPr="00E509EC">
        <w:rPr>
          <w:color w:val="000000"/>
        </w:rPr>
        <w:t xml:space="preserve"> se encontraron varios valores faltantes los cuales fueron imputados mediante un valor aleatorio entre el valor mínimo y máximo de la columna </w:t>
      </w:r>
      <w:proofErr w:type="spellStart"/>
      <w:r w:rsidRPr="00E509EC">
        <w:rPr>
          <w:b/>
          <w:color w:val="000000"/>
        </w:rPr>
        <w:t>TiempoAtencion</w:t>
      </w:r>
      <w:proofErr w:type="spellEnd"/>
      <w:r w:rsidRPr="00E509EC">
        <w:rPr>
          <w:color w:val="000000"/>
        </w:rPr>
        <w:t>, con el fin de mantener una base de datos completa y reducir el sesgo.</w:t>
      </w:r>
    </w:p>
    <w:p w14:paraId="00000181" w14:textId="2642655E" w:rsidR="00F27B69" w:rsidRPr="00E509EC" w:rsidRDefault="00000000">
      <w:pPr>
        <w:numPr>
          <w:ilvl w:val="4"/>
          <w:numId w:val="2"/>
        </w:numPr>
        <w:pBdr>
          <w:top w:val="nil"/>
          <w:left w:val="nil"/>
          <w:bottom w:val="nil"/>
          <w:right w:val="nil"/>
          <w:between w:val="nil"/>
        </w:pBdr>
      </w:pPr>
      <w:r w:rsidRPr="00E509EC">
        <w:rPr>
          <w:color w:val="000000"/>
        </w:rPr>
        <w:t xml:space="preserve">La variable </w:t>
      </w:r>
      <w:proofErr w:type="spellStart"/>
      <w:r w:rsidRPr="00E509EC">
        <w:rPr>
          <w:b/>
          <w:color w:val="000000"/>
        </w:rPr>
        <w:t>fechallegada</w:t>
      </w:r>
      <w:proofErr w:type="spellEnd"/>
      <w:r w:rsidRPr="00E509EC">
        <w:rPr>
          <w:color w:val="000000"/>
        </w:rPr>
        <w:t xml:space="preserve"> fue calculada con el valor de la variable de </w:t>
      </w:r>
      <w:r w:rsidRPr="00E509EC">
        <w:rPr>
          <w:b/>
          <w:color w:val="000000"/>
        </w:rPr>
        <w:t>fecha</w:t>
      </w:r>
      <w:r w:rsidRPr="00E509EC">
        <w:rPr>
          <w:color w:val="000000"/>
        </w:rPr>
        <w:t xml:space="preserve"> </w:t>
      </w:r>
      <w:r w:rsidR="007D04A2" w:rsidRPr="00E509EC">
        <w:rPr>
          <w:color w:val="000000"/>
        </w:rPr>
        <w:t>más</w:t>
      </w:r>
      <w:r w:rsidRPr="00E509EC">
        <w:rPr>
          <w:color w:val="000000"/>
        </w:rPr>
        <w:t xml:space="preserve"> la suma en minutos del valor calculado previamente en la variable </w:t>
      </w:r>
      <w:proofErr w:type="spellStart"/>
      <w:r w:rsidRPr="00E509EC">
        <w:rPr>
          <w:b/>
          <w:color w:val="000000"/>
        </w:rPr>
        <w:t>TiempoAtencion</w:t>
      </w:r>
      <w:proofErr w:type="spellEnd"/>
      <w:r w:rsidRPr="00E509EC">
        <w:rPr>
          <w:b/>
          <w:color w:val="000000"/>
        </w:rPr>
        <w:t>.</w:t>
      </w:r>
    </w:p>
    <w:p w14:paraId="00000182" w14:textId="77777777" w:rsidR="00F27B69" w:rsidRPr="00E509EC" w:rsidRDefault="00000000">
      <w:pPr>
        <w:numPr>
          <w:ilvl w:val="4"/>
          <w:numId w:val="2"/>
        </w:numPr>
        <w:pBdr>
          <w:top w:val="nil"/>
          <w:left w:val="nil"/>
          <w:bottom w:val="nil"/>
          <w:right w:val="nil"/>
          <w:between w:val="nil"/>
        </w:pBdr>
      </w:pPr>
      <w:r w:rsidRPr="00E509EC">
        <w:rPr>
          <w:color w:val="000000"/>
        </w:rPr>
        <w:lastRenderedPageBreak/>
        <w:t xml:space="preserve">Las variables de </w:t>
      </w:r>
      <w:proofErr w:type="spellStart"/>
      <w:r w:rsidRPr="00E509EC">
        <w:rPr>
          <w:b/>
          <w:color w:val="000000"/>
        </w:rPr>
        <w:t>annoatencion</w:t>
      </w:r>
      <w:proofErr w:type="spellEnd"/>
      <w:r w:rsidRPr="00E509EC">
        <w:rPr>
          <w:b/>
          <w:color w:val="000000"/>
        </w:rPr>
        <w:t xml:space="preserve">, </w:t>
      </w:r>
      <w:proofErr w:type="spellStart"/>
      <w:r w:rsidRPr="00E509EC">
        <w:rPr>
          <w:b/>
          <w:color w:val="000000"/>
        </w:rPr>
        <w:t>mesantencion</w:t>
      </w:r>
      <w:proofErr w:type="spellEnd"/>
      <w:r w:rsidRPr="00E509EC">
        <w:rPr>
          <w:b/>
          <w:color w:val="000000"/>
        </w:rPr>
        <w:t xml:space="preserve">, </w:t>
      </w:r>
      <w:proofErr w:type="spellStart"/>
      <w:r w:rsidRPr="00E509EC">
        <w:rPr>
          <w:b/>
          <w:color w:val="000000"/>
        </w:rPr>
        <w:t>diaatencion</w:t>
      </w:r>
      <w:proofErr w:type="spellEnd"/>
      <w:r w:rsidRPr="00E509EC">
        <w:rPr>
          <w:b/>
          <w:color w:val="000000"/>
        </w:rPr>
        <w:t xml:space="preserve">, </w:t>
      </w:r>
      <w:proofErr w:type="spellStart"/>
      <w:r w:rsidRPr="00E509EC">
        <w:rPr>
          <w:b/>
          <w:color w:val="000000"/>
        </w:rPr>
        <w:t>horaantencion</w:t>
      </w:r>
      <w:proofErr w:type="spellEnd"/>
      <w:r w:rsidRPr="00E509EC">
        <w:rPr>
          <w:b/>
          <w:color w:val="000000"/>
        </w:rPr>
        <w:t xml:space="preserve">, </w:t>
      </w:r>
      <w:proofErr w:type="spellStart"/>
      <w:r w:rsidRPr="00E509EC">
        <w:rPr>
          <w:b/>
          <w:color w:val="000000"/>
        </w:rPr>
        <w:t>diasemana</w:t>
      </w:r>
      <w:proofErr w:type="spellEnd"/>
      <w:r w:rsidRPr="00E509EC">
        <w:rPr>
          <w:color w:val="000000"/>
        </w:rPr>
        <w:t xml:space="preserve"> fueron generados desde la variable </w:t>
      </w:r>
      <w:proofErr w:type="spellStart"/>
      <w:r w:rsidRPr="00E509EC">
        <w:rPr>
          <w:b/>
          <w:color w:val="000000"/>
        </w:rPr>
        <w:t>fechallegada</w:t>
      </w:r>
      <w:proofErr w:type="spellEnd"/>
      <w:r w:rsidRPr="00E509EC">
        <w:rPr>
          <w:color w:val="000000"/>
        </w:rPr>
        <w:t xml:space="preserve"> calculada previamente.</w:t>
      </w:r>
    </w:p>
    <w:p w14:paraId="42AB014A" w14:textId="355D4C13" w:rsidR="002A092B" w:rsidRDefault="002A092B">
      <w:pPr>
        <w:pBdr>
          <w:top w:val="nil"/>
          <w:left w:val="nil"/>
          <w:bottom w:val="nil"/>
          <w:right w:val="nil"/>
          <w:between w:val="nil"/>
        </w:pBdr>
        <w:ind w:left="2486" w:firstLine="0"/>
        <w:rPr>
          <w:color w:val="000000"/>
        </w:rPr>
      </w:pPr>
    </w:p>
    <w:p w14:paraId="7D149E35" w14:textId="77777777" w:rsidR="00ED6FF5" w:rsidRDefault="00000000" w:rsidP="007C600C">
      <w:pPr>
        <w:keepNext/>
        <w:pBdr>
          <w:top w:val="nil"/>
          <w:left w:val="nil"/>
          <w:bottom w:val="nil"/>
          <w:right w:val="nil"/>
          <w:between w:val="nil"/>
        </w:pBdr>
        <w:ind w:firstLine="0"/>
        <w:jc w:val="center"/>
      </w:pPr>
      <w:r w:rsidRPr="00E509EC">
        <w:rPr>
          <w:noProof/>
        </w:rPr>
        <w:drawing>
          <wp:inline distT="0" distB="0" distL="0" distR="0" wp14:anchorId="200E9ACD" wp14:editId="6B55715A">
            <wp:extent cx="5971540" cy="2681605"/>
            <wp:effectExtent l="0" t="0" r="0" b="0"/>
            <wp:docPr id="1964102776" name="image39.png" descr="Texto,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9.png" descr="Texto, Escala de tiempo&#10;&#10;Descripción generada automáticamente"/>
                    <pic:cNvPicPr preferRelativeResize="0"/>
                  </pic:nvPicPr>
                  <pic:blipFill>
                    <a:blip r:embed="rId22"/>
                    <a:srcRect/>
                    <a:stretch>
                      <a:fillRect/>
                    </a:stretch>
                  </pic:blipFill>
                  <pic:spPr>
                    <a:xfrm>
                      <a:off x="0" y="0"/>
                      <a:ext cx="5971540" cy="2681605"/>
                    </a:xfrm>
                    <a:prstGeom prst="rect">
                      <a:avLst/>
                    </a:prstGeom>
                    <a:ln/>
                  </pic:spPr>
                </pic:pic>
              </a:graphicData>
            </a:graphic>
          </wp:inline>
        </w:drawing>
      </w:r>
    </w:p>
    <w:p w14:paraId="00000184" w14:textId="61F45CE4" w:rsidR="00F27B69" w:rsidRDefault="00ED6FF5" w:rsidP="007C600C">
      <w:pPr>
        <w:pStyle w:val="Descripcin"/>
        <w:jc w:val="center"/>
      </w:pPr>
      <w:bookmarkStart w:id="36" w:name="_Toc198841596"/>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007C600C" w:rsidRPr="007C600C">
        <w:rPr>
          <w:b/>
          <w:bCs/>
          <w:noProof/>
        </w:rPr>
        <w:t>5</w:t>
      </w:r>
      <w:r w:rsidRPr="007C600C">
        <w:rPr>
          <w:b/>
          <w:bCs/>
        </w:rPr>
        <w:fldChar w:fldCharType="end"/>
      </w:r>
      <w:r>
        <w:t xml:space="preserve">. </w:t>
      </w:r>
      <w:r w:rsidRPr="007B6307">
        <w:t>Imputación de valores faltantes</w:t>
      </w:r>
      <w:bookmarkEnd w:id="36"/>
    </w:p>
    <w:p w14:paraId="54AF8FDF" w14:textId="77777777" w:rsidR="002A092B" w:rsidRPr="00E509EC" w:rsidRDefault="002A092B">
      <w:pPr>
        <w:pBdr>
          <w:top w:val="nil"/>
          <w:left w:val="nil"/>
          <w:bottom w:val="nil"/>
          <w:right w:val="nil"/>
          <w:between w:val="nil"/>
        </w:pBdr>
        <w:ind w:firstLine="0"/>
      </w:pPr>
    </w:p>
    <w:p w14:paraId="00000185" w14:textId="77777777" w:rsidR="00F27B69" w:rsidRPr="00B5302D" w:rsidRDefault="00000000">
      <w:pPr>
        <w:numPr>
          <w:ilvl w:val="3"/>
          <w:numId w:val="2"/>
        </w:numPr>
        <w:pBdr>
          <w:top w:val="nil"/>
          <w:left w:val="nil"/>
          <w:bottom w:val="nil"/>
          <w:right w:val="nil"/>
          <w:between w:val="nil"/>
        </w:pBdr>
        <w:rPr>
          <w:b/>
          <w:bCs/>
        </w:rPr>
      </w:pPr>
      <w:r w:rsidRPr="00B5302D">
        <w:rPr>
          <w:b/>
          <w:bCs/>
          <w:color w:val="000000"/>
        </w:rPr>
        <w:t>Agrupación de valores:</w:t>
      </w:r>
    </w:p>
    <w:p w14:paraId="00000186" w14:textId="263C0057" w:rsidR="00F27B69" w:rsidRPr="002A092B" w:rsidRDefault="00000000">
      <w:pPr>
        <w:numPr>
          <w:ilvl w:val="4"/>
          <w:numId w:val="2"/>
        </w:numPr>
        <w:pBdr>
          <w:top w:val="nil"/>
          <w:left w:val="nil"/>
          <w:bottom w:val="nil"/>
          <w:right w:val="nil"/>
          <w:between w:val="nil"/>
        </w:pBdr>
      </w:pPr>
      <w:r w:rsidRPr="00E509EC">
        <w:rPr>
          <w:color w:val="000000"/>
        </w:rPr>
        <w:t xml:space="preserve">En la variable </w:t>
      </w:r>
      <w:proofErr w:type="spellStart"/>
      <w:r w:rsidRPr="00E509EC">
        <w:rPr>
          <w:b/>
          <w:color w:val="000000"/>
        </w:rPr>
        <w:t>Intsancia</w:t>
      </w:r>
      <w:proofErr w:type="spellEnd"/>
      <w:r w:rsidRPr="00E509EC">
        <w:rPr>
          <w:color w:val="000000"/>
        </w:rPr>
        <w:t xml:space="preserve"> se agruparon los datos con cantidades inferiores a 500 asistencias llegando finalmente a este resultado.</w:t>
      </w:r>
    </w:p>
    <w:p w14:paraId="66E5DAFA" w14:textId="77777777" w:rsidR="002A092B" w:rsidRPr="002A092B" w:rsidRDefault="002A092B" w:rsidP="002A092B">
      <w:pPr>
        <w:pBdr>
          <w:top w:val="nil"/>
          <w:left w:val="nil"/>
          <w:bottom w:val="nil"/>
          <w:right w:val="nil"/>
          <w:between w:val="nil"/>
        </w:pBdr>
        <w:ind w:left="2486" w:firstLine="0"/>
      </w:pPr>
    </w:p>
    <w:p w14:paraId="3833D977" w14:textId="77777777" w:rsidR="00ED6FF5" w:rsidRDefault="00000000" w:rsidP="00ED6FF5">
      <w:pPr>
        <w:keepNext/>
        <w:pBdr>
          <w:top w:val="nil"/>
          <w:left w:val="nil"/>
          <w:bottom w:val="nil"/>
          <w:right w:val="nil"/>
          <w:between w:val="nil"/>
        </w:pBdr>
        <w:ind w:left="2486" w:firstLine="0"/>
        <w:jc w:val="center"/>
      </w:pPr>
      <w:r w:rsidRPr="00E509EC">
        <w:rPr>
          <w:noProof/>
          <w:color w:val="000000"/>
        </w:rPr>
        <w:drawing>
          <wp:inline distT="0" distB="0" distL="0" distR="0" wp14:anchorId="47EA8374" wp14:editId="229EF1A2">
            <wp:extent cx="2124075" cy="1679575"/>
            <wp:effectExtent l="0" t="0" r="9525" b="0"/>
            <wp:docPr id="1964102777" name="image43.png" descr="Interfaz de usuario gráfica, Aplicación,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3.png" descr="Interfaz de usuario gráfica, Aplicación, Tabla&#10;&#10;Descripción generada automáticamente"/>
                    <pic:cNvPicPr preferRelativeResize="0"/>
                  </pic:nvPicPr>
                  <pic:blipFill>
                    <a:blip r:embed="rId23"/>
                    <a:srcRect/>
                    <a:stretch>
                      <a:fillRect/>
                    </a:stretch>
                  </pic:blipFill>
                  <pic:spPr>
                    <a:xfrm>
                      <a:off x="0" y="0"/>
                      <a:ext cx="2124075" cy="1679575"/>
                    </a:xfrm>
                    <a:prstGeom prst="rect">
                      <a:avLst/>
                    </a:prstGeom>
                    <a:ln/>
                  </pic:spPr>
                </pic:pic>
              </a:graphicData>
            </a:graphic>
          </wp:inline>
        </w:drawing>
      </w:r>
    </w:p>
    <w:p w14:paraId="382A83C5" w14:textId="33EAC4B2" w:rsidR="00ED6FF5" w:rsidRDefault="00ED6FF5" w:rsidP="00ED6FF5">
      <w:pPr>
        <w:pStyle w:val="Descripcin"/>
        <w:jc w:val="center"/>
      </w:pPr>
      <w:bookmarkStart w:id="37" w:name="_Toc198841597"/>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007C600C" w:rsidRPr="007C600C">
        <w:rPr>
          <w:b/>
          <w:bCs/>
          <w:noProof/>
        </w:rPr>
        <w:t>6</w:t>
      </w:r>
      <w:r w:rsidRPr="007C600C">
        <w:rPr>
          <w:b/>
          <w:bCs/>
        </w:rPr>
        <w:fldChar w:fldCharType="end"/>
      </w:r>
      <w:r w:rsidRPr="007C600C">
        <w:rPr>
          <w:b/>
          <w:bCs/>
        </w:rPr>
        <w:t>.</w:t>
      </w:r>
      <w:r>
        <w:t xml:space="preserve"> </w:t>
      </w:r>
      <w:r w:rsidRPr="00D55D78">
        <w:t>Listado de instancias</w:t>
      </w:r>
      <w:bookmarkEnd w:id="37"/>
    </w:p>
    <w:p w14:paraId="00000187" w14:textId="08D39626" w:rsidR="00F27B69" w:rsidRPr="00E509EC" w:rsidRDefault="00000000">
      <w:pPr>
        <w:pBdr>
          <w:top w:val="nil"/>
          <w:left w:val="nil"/>
          <w:bottom w:val="nil"/>
          <w:right w:val="nil"/>
          <w:between w:val="nil"/>
        </w:pBdr>
        <w:ind w:left="2486" w:firstLine="0"/>
        <w:rPr>
          <w:color w:val="000000"/>
        </w:rPr>
      </w:pPr>
      <w:r w:rsidRPr="00E509EC">
        <w:rPr>
          <w:color w:val="000000"/>
        </w:rPr>
        <w:t xml:space="preserve"> </w:t>
      </w:r>
    </w:p>
    <w:p w14:paraId="00000188" w14:textId="1A6A78FD" w:rsidR="00F27B69" w:rsidRPr="002A092B" w:rsidRDefault="00000000">
      <w:pPr>
        <w:numPr>
          <w:ilvl w:val="4"/>
          <w:numId w:val="2"/>
        </w:numPr>
        <w:pBdr>
          <w:top w:val="nil"/>
          <w:left w:val="nil"/>
          <w:bottom w:val="nil"/>
          <w:right w:val="nil"/>
          <w:between w:val="nil"/>
        </w:pBdr>
      </w:pPr>
      <w:r w:rsidRPr="00E509EC">
        <w:rPr>
          <w:color w:val="000000"/>
        </w:rPr>
        <w:t xml:space="preserve">En la variable de </w:t>
      </w:r>
      <w:r w:rsidRPr="00E509EC">
        <w:rPr>
          <w:b/>
          <w:color w:val="000000"/>
        </w:rPr>
        <w:t>Municipio</w:t>
      </w:r>
      <w:r w:rsidRPr="00E509EC">
        <w:rPr>
          <w:color w:val="000000"/>
        </w:rPr>
        <w:t xml:space="preserve"> se agruparon los datos con cantidades inferiores a 350 asistencias llegando finalmente a este resultado.</w:t>
      </w:r>
    </w:p>
    <w:p w14:paraId="01B0437A" w14:textId="4B2F33D3" w:rsidR="002A092B" w:rsidRDefault="00B9699A" w:rsidP="002A092B">
      <w:pPr>
        <w:pStyle w:val="Prrafodelista"/>
        <w:ind w:left="1406"/>
        <w:rPr>
          <w:b/>
        </w:rPr>
      </w:pPr>
      <w:r>
        <w:rPr>
          <w:b/>
        </w:rPr>
        <w:lastRenderedPageBreak/>
        <w:t xml:space="preserve"> </w:t>
      </w:r>
    </w:p>
    <w:p w14:paraId="7F354EE8" w14:textId="77777777" w:rsidR="00ED6FF5" w:rsidRDefault="00000000" w:rsidP="00ED6FF5">
      <w:pPr>
        <w:keepNext/>
        <w:pBdr>
          <w:top w:val="nil"/>
          <w:left w:val="nil"/>
          <w:bottom w:val="nil"/>
          <w:right w:val="nil"/>
          <w:between w:val="nil"/>
        </w:pBdr>
        <w:ind w:left="2486" w:firstLine="0"/>
        <w:jc w:val="center"/>
      </w:pPr>
      <w:r w:rsidRPr="00E509EC">
        <w:rPr>
          <w:noProof/>
          <w:color w:val="000000"/>
        </w:rPr>
        <w:drawing>
          <wp:inline distT="0" distB="0" distL="0" distR="0" wp14:anchorId="49BEEDBC" wp14:editId="48D48A09">
            <wp:extent cx="1133475" cy="2006600"/>
            <wp:effectExtent l="0" t="0" r="9525" b="0"/>
            <wp:docPr id="1964102779" name="image40.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Tabla&#10;&#10;Descripción generada automáticamente"/>
                    <pic:cNvPicPr preferRelativeResize="0"/>
                  </pic:nvPicPr>
                  <pic:blipFill>
                    <a:blip r:embed="rId24"/>
                    <a:srcRect/>
                    <a:stretch>
                      <a:fillRect/>
                    </a:stretch>
                  </pic:blipFill>
                  <pic:spPr>
                    <a:xfrm>
                      <a:off x="0" y="0"/>
                      <a:ext cx="1133475" cy="2006600"/>
                    </a:xfrm>
                    <a:prstGeom prst="rect">
                      <a:avLst/>
                    </a:prstGeom>
                    <a:ln/>
                  </pic:spPr>
                </pic:pic>
              </a:graphicData>
            </a:graphic>
          </wp:inline>
        </w:drawing>
      </w:r>
    </w:p>
    <w:p w14:paraId="00000189" w14:textId="10F51A47" w:rsidR="00F27B69" w:rsidRDefault="00ED6FF5" w:rsidP="00ED6FF5">
      <w:pPr>
        <w:pStyle w:val="Descripcin"/>
        <w:jc w:val="center"/>
      </w:pPr>
      <w:bookmarkStart w:id="38" w:name="_Toc198841598"/>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007C600C" w:rsidRPr="007C600C">
        <w:rPr>
          <w:b/>
          <w:bCs/>
          <w:noProof/>
        </w:rPr>
        <w:t>7</w:t>
      </w:r>
      <w:r w:rsidRPr="007C600C">
        <w:rPr>
          <w:b/>
          <w:bCs/>
        </w:rPr>
        <w:fldChar w:fldCharType="end"/>
      </w:r>
      <w:r>
        <w:t xml:space="preserve">. </w:t>
      </w:r>
      <w:r w:rsidRPr="00176D2D">
        <w:t>Listado de municipios</w:t>
      </w:r>
      <w:bookmarkEnd w:id="38"/>
    </w:p>
    <w:p w14:paraId="36D97187" w14:textId="77777777" w:rsidR="00ED6FF5" w:rsidRPr="00ED6FF5" w:rsidRDefault="00ED6FF5" w:rsidP="00ED6FF5"/>
    <w:p w14:paraId="0000018A" w14:textId="37113767" w:rsidR="00F27B69" w:rsidRPr="002A092B" w:rsidRDefault="00000000">
      <w:pPr>
        <w:numPr>
          <w:ilvl w:val="4"/>
          <w:numId w:val="2"/>
        </w:numPr>
        <w:pBdr>
          <w:top w:val="nil"/>
          <w:left w:val="nil"/>
          <w:bottom w:val="nil"/>
          <w:right w:val="nil"/>
          <w:between w:val="nil"/>
        </w:pBdr>
      </w:pPr>
      <w:r w:rsidRPr="00E509EC">
        <w:rPr>
          <w:color w:val="000000"/>
        </w:rPr>
        <w:t xml:space="preserve">En la variable de </w:t>
      </w:r>
      <w:r w:rsidRPr="00E509EC">
        <w:rPr>
          <w:b/>
          <w:color w:val="000000"/>
        </w:rPr>
        <w:t>Aseguradora</w:t>
      </w:r>
      <w:r w:rsidRPr="00E509EC">
        <w:rPr>
          <w:color w:val="000000"/>
        </w:rPr>
        <w:t xml:space="preserve"> se agruparon los datos con cantidades inferiores a 350 asistencias llegando finalmente a este resultado.</w:t>
      </w:r>
    </w:p>
    <w:p w14:paraId="25191D68" w14:textId="77777777" w:rsidR="002A092B" w:rsidRDefault="002A092B" w:rsidP="002A092B">
      <w:pPr>
        <w:pStyle w:val="Prrafodelista"/>
        <w:pBdr>
          <w:top w:val="nil"/>
          <w:left w:val="nil"/>
          <w:bottom w:val="nil"/>
          <w:right w:val="nil"/>
          <w:between w:val="nil"/>
        </w:pBdr>
        <w:ind w:left="2486" w:firstLine="0"/>
        <w:rPr>
          <w:b/>
        </w:rPr>
      </w:pPr>
    </w:p>
    <w:p w14:paraId="25BFDC97" w14:textId="77777777" w:rsidR="00ED6FF5" w:rsidRDefault="00000000" w:rsidP="007C600C">
      <w:pPr>
        <w:keepNext/>
        <w:pBdr>
          <w:top w:val="nil"/>
          <w:left w:val="nil"/>
          <w:bottom w:val="nil"/>
          <w:right w:val="nil"/>
          <w:between w:val="nil"/>
        </w:pBdr>
        <w:ind w:left="2486" w:firstLine="0"/>
        <w:jc w:val="center"/>
      </w:pPr>
      <w:r w:rsidRPr="00E509EC">
        <w:rPr>
          <w:noProof/>
          <w:color w:val="000000"/>
        </w:rPr>
        <w:drawing>
          <wp:inline distT="0" distB="0" distL="0" distR="0" wp14:anchorId="3D4E63F1" wp14:editId="08AE7F33">
            <wp:extent cx="2025650" cy="1012825"/>
            <wp:effectExtent l="0" t="0" r="0" b="0"/>
            <wp:docPr id="1964102780" name="image4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9.png" descr="Interfaz de usuario gráfica, Texto, Aplicación&#10;&#10;Descripción generada automáticamente"/>
                    <pic:cNvPicPr preferRelativeResize="0"/>
                  </pic:nvPicPr>
                  <pic:blipFill>
                    <a:blip r:embed="rId25"/>
                    <a:srcRect/>
                    <a:stretch>
                      <a:fillRect/>
                    </a:stretch>
                  </pic:blipFill>
                  <pic:spPr>
                    <a:xfrm>
                      <a:off x="0" y="0"/>
                      <a:ext cx="2025650" cy="1012825"/>
                    </a:xfrm>
                    <a:prstGeom prst="rect">
                      <a:avLst/>
                    </a:prstGeom>
                    <a:ln/>
                  </pic:spPr>
                </pic:pic>
              </a:graphicData>
            </a:graphic>
          </wp:inline>
        </w:drawing>
      </w:r>
    </w:p>
    <w:p w14:paraId="0000018B" w14:textId="22884372" w:rsidR="00F27B69" w:rsidRDefault="00ED6FF5" w:rsidP="007C600C">
      <w:pPr>
        <w:pStyle w:val="Descripcin"/>
        <w:jc w:val="center"/>
      </w:pPr>
      <w:bookmarkStart w:id="39" w:name="_Toc198841599"/>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007C600C" w:rsidRPr="007C600C">
        <w:rPr>
          <w:b/>
          <w:bCs/>
          <w:noProof/>
        </w:rPr>
        <w:t>8</w:t>
      </w:r>
      <w:r w:rsidRPr="007C600C">
        <w:rPr>
          <w:b/>
          <w:bCs/>
        </w:rPr>
        <w:fldChar w:fldCharType="end"/>
      </w:r>
      <w:r w:rsidRPr="007C600C">
        <w:rPr>
          <w:b/>
          <w:bCs/>
        </w:rPr>
        <w:t>.</w:t>
      </w:r>
      <w:r w:rsidRPr="002C124F">
        <w:t>Listado de aseguradoras</w:t>
      </w:r>
      <w:bookmarkEnd w:id="39"/>
    </w:p>
    <w:p w14:paraId="582EEFBE" w14:textId="77777777" w:rsidR="00ED6FF5" w:rsidRPr="00ED6FF5" w:rsidRDefault="00ED6FF5" w:rsidP="00ED6FF5"/>
    <w:p w14:paraId="0000018C" w14:textId="3FF17ED8" w:rsidR="00F27B69" w:rsidRPr="002A092B" w:rsidRDefault="00000000">
      <w:pPr>
        <w:numPr>
          <w:ilvl w:val="4"/>
          <w:numId w:val="2"/>
        </w:numPr>
        <w:pBdr>
          <w:top w:val="nil"/>
          <w:left w:val="nil"/>
          <w:bottom w:val="nil"/>
          <w:right w:val="nil"/>
          <w:between w:val="nil"/>
        </w:pBdr>
      </w:pPr>
      <w:r w:rsidRPr="00E509EC">
        <w:rPr>
          <w:color w:val="000000"/>
        </w:rPr>
        <w:t xml:space="preserve">En la variable de </w:t>
      </w:r>
      <w:r w:rsidRPr="00E509EC">
        <w:rPr>
          <w:b/>
          <w:color w:val="000000"/>
        </w:rPr>
        <w:t>Acuerdo</w:t>
      </w:r>
      <w:r w:rsidRPr="00E509EC">
        <w:rPr>
          <w:color w:val="000000"/>
        </w:rPr>
        <w:t xml:space="preserve"> se agruparon los datos con cantidades inferiores a 1000 asistencias llegando finalmente a este resultado.</w:t>
      </w:r>
    </w:p>
    <w:p w14:paraId="2E9C086D" w14:textId="77777777" w:rsidR="002A092B" w:rsidRPr="002A092B" w:rsidRDefault="002A092B" w:rsidP="002A092B">
      <w:pPr>
        <w:pBdr>
          <w:top w:val="nil"/>
          <w:left w:val="nil"/>
          <w:bottom w:val="nil"/>
          <w:right w:val="nil"/>
          <w:between w:val="nil"/>
        </w:pBdr>
        <w:ind w:left="2486" w:firstLine="0"/>
      </w:pPr>
    </w:p>
    <w:p w14:paraId="212CEFAF" w14:textId="77777777" w:rsidR="00ED6FF5" w:rsidRDefault="00000000" w:rsidP="007C600C">
      <w:pPr>
        <w:keepNext/>
        <w:pBdr>
          <w:top w:val="nil"/>
          <w:left w:val="nil"/>
          <w:bottom w:val="nil"/>
          <w:right w:val="nil"/>
          <w:between w:val="nil"/>
        </w:pBdr>
        <w:ind w:left="2486" w:firstLine="0"/>
        <w:jc w:val="center"/>
      </w:pPr>
      <w:r w:rsidRPr="00E509EC">
        <w:rPr>
          <w:noProof/>
          <w:color w:val="000000"/>
        </w:rPr>
        <w:drawing>
          <wp:inline distT="0" distB="0" distL="0" distR="0" wp14:anchorId="1DB11555" wp14:editId="5CDD953E">
            <wp:extent cx="2968625" cy="1231900"/>
            <wp:effectExtent l="0" t="0" r="3175" b="6350"/>
            <wp:docPr id="1964102781" name="image4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5.png" descr="Interfaz de usuario gráfica, Texto, Aplicación&#10;&#10;Descripción generada automáticamente"/>
                    <pic:cNvPicPr preferRelativeResize="0"/>
                  </pic:nvPicPr>
                  <pic:blipFill>
                    <a:blip r:embed="rId26"/>
                    <a:srcRect/>
                    <a:stretch>
                      <a:fillRect/>
                    </a:stretch>
                  </pic:blipFill>
                  <pic:spPr>
                    <a:xfrm>
                      <a:off x="0" y="0"/>
                      <a:ext cx="2968625" cy="1231900"/>
                    </a:xfrm>
                    <a:prstGeom prst="rect">
                      <a:avLst/>
                    </a:prstGeom>
                    <a:ln/>
                  </pic:spPr>
                </pic:pic>
              </a:graphicData>
            </a:graphic>
          </wp:inline>
        </w:drawing>
      </w:r>
    </w:p>
    <w:p w14:paraId="0000018D" w14:textId="2D25293B" w:rsidR="00F27B69" w:rsidRDefault="00ED6FF5" w:rsidP="007C600C">
      <w:pPr>
        <w:pStyle w:val="Descripcin"/>
        <w:jc w:val="center"/>
      </w:pPr>
      <w:bookmarkStart w:id="40" w:name="_Toc198841600"/>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007C600C" w:rsidRPr="007C600C">
        <w:rPr>
          <w:b/>
          <w:bCs/>
          <w:noProof/>
        </w:rPr>
        <w:t>9</w:t>
      </w:r>
      <w:r w:rsidRPr="007C600C">
        <w:rPr>
          <w:b/>
          <w:bCs/>
        </w:rPr>
        <w:fldChar w:fldCharType="end"/>
      </w:r>
      <w:r w:rsidRPr="007C600C">
        <w:rPr>
          <w:b/>
          <w:bCs/>
        </w:rPr>
        <w:t>.</w:t>
      </w:r>
      <w:r>
        <w:t xml:space="preserve"> </w:t>
      </w:r>
      <w:r w:rsidRPr="00625B8A">
        <w:t>Listado de acuerdos</w:t>
      </w:r>
      <w:bookmarkEnd w:id="40"/>
    </w:p>
    <w:p w14:paraId="088FA321" w14:textId="77777777" w:rsidR="00ED6FF5" w:rsidRPr="00ED6FF5" w:rsidRDefault="00ED6FF5" w:rsidP="00ED6FF5"/>
    <w:p w14:paraId="0000018E" w14:textId="25181161" w:rsidR="00F27B69" w:rsidRDefault="00B5302D" w:rsidP="00ED6FF5">
      <w:pPr>
        <w:pBdr>
          <w:top w:val="nil"/>
          <w:left w:val="nil"/>
          <w:bottom w:val="nil"/>
          <w:right w:val="nil"/>
          <w:between w:val="nil"/>
        </w:pBdr>
      </w:pPr>
      <w:r w:rsidRPr="00B5302D">
        <w:lastRenderedPageBreak/>
        <w:t>Columnas innecesarias para el modelo: se eliminaron las columnas que según los análisis de los datos no se consideran que sean útiles para modelo que se va a desarrollar como son: '</w:t>
      </w:r>
      <w:proofErr w:type="spellStart"/>
      <w:r w:rsidRPr="00B5302D">
        <w:t>Abogadounico</w:t>
      </w:r>
      <w:proofErr w:type="spellEnd"/>
      <w:r w:rsidRPr="00B5302D">
        <w:t>', '</w:t>
      </w:r>
      <w:proofErr w:type="spellStart"/>
      <w:r w:rsidRPr="00B5302D">
        <w:t>ResultadoFallo</w:t>
      </w:r>
      <w:proofErr w:type="spellEnd"/>
      <w:r w:rsidRPr="00B5302D">
        <w:t>', '</w:t>
      </w:r>
      <w:proofErr w:type="spellStart"/>
      <w:r w:rsidRPr="00B5302D">
        <w:t>LiberaVehiculo</w:t>
      </w:r>
      <w:proofErr w:type="spellEnd"/>
      <w:r w:rsidRPr="00B5302D">
        <w:t>', '</w:t>
      </w:r>
      <w:proofErr w:type="spellStart"/>
      <w:r w:rsidRPr="00B5302D">
        <w:t>UsuarioRegistra</w:t>
      </w:r>
      <w:proofErr w:type="spellEnd"/>
      <w:r w:rsidRPr="00B5302D">
        <w:t>', '</w:t>
      </w:r>
      <w:proofErr w:type="spellStart"/>
      <w:r w:rsidRPr="00B5302D">
        <w:t>idproceso</w:t>
      </w:r>
      <w:proofErr w:type="spellEnd"/>
      <w:r w:rsidRPr="00B5302D">
        <w:t>', 'placa'</w:t>
      </w:r>
    </w:p>
    <w:p w14:paraId="00000190" w14:textId="77777777" w:rsidR="00F27B69" w:rsidRPr="00E509EC" w:rsidRDefault="00F27B69">
      <w:pPr>
        <w:pBdr>
          <w:top w:val="nil"/>
          <w:left w:val="nil"/>
          <w:bottom w:val="nil"/>
          <w:right w:val="nil"/>
          <w:between w:val="nil"/>
        </w:pBdr>
        <w:ind w:firstLine="709"/>
        <w:rPr>
          <w:color w:val="000000"/>
        </w:rPr>
      </w:pPr>
    </w:p>
    <w:p w14:paraId="00000191" w14:textId="75DD791A" w:rsidR="00F27B69" w:rsidRPr="00E509EC" w:rsidRDefault="00000000">
      <w:pPr>
        <w:pStyle w:val="Ttulo2"/>
        <w:numPr>
          <w:ilvl w:val="1"/>
          <w:numId w:val="9"/>
        </w:numPr>
        <w:rPr>
          <w:rFonts w:cs="Times New Roman"/>
          <w:szCs w:val="24"/>
        </w:rPr>
      </w:pPr>
      <w:r w:rsidRPr="00E509EC">
        <w:rPr>
          <w:rFonts w:cs="Times New Roman"/>
          <w:szCs w:val="24"/>
        </w:rPr>
        <w:t xml:space="preserve"> </w:t>
      </w:r>
      <w:bookmarkStart w:id="41" w:name="_Toc198843010"/>
      <w:r w:rsidRPr="00E509EC">
        <w:rPr>
          <w:rFonts w:cs="Times New Roman"/>
          <w:szCs w:val="24"/>
        </w:rPr>
        <w:t>Analítica descriptiva</w:t>
      </w:r>
      <w:bookmarkEnd w:id="41"/>
    </w:p>
    <w:p w14:paraId="00000192" w14:textId="77777777" w:rsidR="00F27B69" w:rsidRPr="00E509EC" w:rsidRDefault="00000000">
      <w:pPr>
        <w:spacing w:before="280" w:after="280"/>
      </w:pPr>
      <w:r w:rsidRPr="00E509EC">
        <w:t xml:space="preserve">En nuestro </w:t>
      </w:r>
      <w:proofErr w:type="spellStart"/>
      <w:r w:rsidRPr="00E509EC">
        <w:t>dataset</w:t>
      </w:r>
      <w:proofErr w:type="spellEnd"/>
      <w:r w:rsidRPr="00E509EC">
        <w:t xml:space="preserve"> contamos con diferentes tipos de </w:t>
      </w:r>
      <w:r w:rsidRPr="00E509EC">
        <w:rPr>
          <w:color w:val="000000"/>
          <w:shd w:val="clear" w:color="auto" w:fill="FFE5E5"/>
        </w:rPr>
        <w:t>datos</w:t>
      </w:r>
      <w:r w:rsidRPr="00E509EC">
        <w:rPr>
          <w:color w:val="000000"/>
          <w:highlight w:val="white"/>
        </w:rPr>
        <w:t xml:space="preserve">, float64(5), int64(5), </w:t>
      </w:r>
      <w:proofErr w:type="spellStart"/>
      <w:proofErr w:type="gramStart"/>
      <w:r w:rsidRPr="00E509EC">
        <w:rPr>
          <w:color w:val="000000"/>
          <w:highlight w:val="white"/>
        </w:rPr>
        <w:t>object</w:t>
      </w:r>
      <w:proofErr w:type="spellEnd"/>
      <w:r w:rsidRPr="00E509EC">
        <w:rPr>
          <w:color w:val="000000"/>
          <w:highlight w:val="white"/>
        </w:rPr>
        <w:t>(</w:t>
      </w:r>
      <w:proofErr w:type="gramEnd"/>
      <w:r w:rsidRPr="00E509EC">
        <w:rPr>
          <w:color w:val="000000"/>
          <w:highlight w:val="white"/>
        </w:rPr>
        <w:t>18)</w:t>
      </w:r>
      <w:r w:rsidRPr="00E509EC">
        <w:t xml:space="preserve">, observamos que predominan datos tipo </w:t>
      </w:r>
      <w:proofErr w:type="spellStart"/>
      <w:r w:rsidRPr="00E509EC">
        <w:t>Object</w:t>
      </w:r>
      <w:proofErr w:type="spellEnd"/>
      <w:r w:rsidRPr="00E509EC">
        <w:t xml:space="preserve"> , los cuales requieren tratamiento  por ejemplo, campos de tipo fecha como </w:t>
      </w:r>
      <w:r w:rsidRPr="00E509EC">
        <w:rPr>
          <w:b/>
        </w:rPr>
        <w:t>fecha</w:t>
      </w:r>
      <w:r w:rsidRPr="00E509EC">
        <w:t xml:space="preserve"> y </w:t>
      </w:r>
      <w:proofErr w:type="spellStart"/>
      <w:r w:rsidRPr="00E509EC">
        <w:rPr>
          <w:b/>
        </w:rPr>
        <w:t>fechallegada</w:t>
      </w:r>
      <w:proofErr w:type="spellEnd"/>
      <w:r w:rsidRPr="00E509EC">
        <w:t xml:space="preserve">  requieren conversión a tipo de dato </w:t>
      </w:r>
      <w:proofErr w:type="spellStart"/>
      <w:r w:rsidRPr="00E509EC">
        <w:t>DateTime</w:t>
      </w:r>
      <w:proofErr w:type="spellEnd"/>
      <w:r w:rsidRPr="00E509EC">
        <w:t>.</w:t>
      </w:r>
    </w:p>
    <w:p w14:paraId="00000193" w14:textId="77777777" w:rsidR="00F27B69" w:rsidRPr="00E509EC" w:rsidRDefault="00000000">
      <w:pPr>
        <w:spacing w:before="280" w:after="280"/>
      </w:pPr>
      <w:r w:rsidRPr="00E509EC">
        <w:t xml:space="preserve">Haciendo un análisis de los valores nulos, encontramos que las variables </w:t>
      </w:r>
      <w:proofErr w:type="spellStart"/>
      <w:r w:rsidRPr="00E509EC">
        <w:rPr>
          <w:b/>
        </w:rPr>
        <w:t>ResultadoFallo</w:t>
      </w:r>
      <w:proofErr w:type="spellEnd"/>
      <w:r w:rsidRPr="00E509EC">
        <w:t xml:space="preserve">, </w:t>
      </w:r>
      <w:proofErr w:type="spellStart"/>
      <w:r w:rsidRPr="00E509EC">
        <w:rPr>
          <w:b/>
        </w:rPr>
        <w:t>LiberaVehiculo</w:t>
      </w:r>
      <w:proofErr w:type="spellEnd"/>
      <w:r w:rsidRPr="00E509EC">
        <w:t xml:space="preserve"> </w:t>
      </w:r>
      <w:proofErr w:type="gramStart"/>
      <w:r w:rsidRPr="00E509EC">
        <w:t xml:space="preserve">y  </w:t>
      </w:r>
      <w:proofErr w:type="spellStart"/>
      <w:r w:rsidRPr="00E509EC">
        <w:rPr>
          <w:b/>
        </w:rPr>
        <w:t>clienteimportante</w:t>
      </w:r>
      <w:proofErr w:type="spellEnd"/>
      <w:proofErr w:type="gramEnd"/>
      <w:r w:rsidRPr="00E509EC">
        <w:t xml:space="preserve"> tienen gran cantidad de valores de </w:t>
      </w:r>
      <w:proofErr w:type="spellStart"/>
      <w:r w:rsidRPr="00E509EC">
        <w:t>Null</w:t>
      </w:r>
      <w:proofErr w:type="spellEnd"/>
      <w:r w:rsidRPr="00E509EC">
        <w:t xml:space="preserve"> por lo tanto es poco útil mantenerlas en el análisis o modelo. la variable </w:t>
      </w:r>
      <w:r w:rsidRPr="00E509EC">
        <w:rPr>
          <w:b/>
        </w:rPr>
        <w:t xml:space="preserve">Acuerdo </w:t>
      </w:r>
      <w:r w:rsidRPr="00E509EC">
        <w:t xml:space="preserve">también se presenta gran cantidad de nulos, durante el análisis evaluaremos si procedemos a eliminarla del conjunto de datos ya que no aportaría mucho valor; las variables </w:t>
      </w:r>
      <w:proofErr w:type="spellStart"/>
      <w:r w:rsidRPr="00E509EC">
        <w:rPr>
          <w:b/>
        </w:rPr>
        <w:t>diaatencion</w:t>
      </w:r>
      <w:proofErr w:type="spellEnd"/>
      <w:r w:rsidRPr="00E509EC">
        <w:rPr>
          <w:b/>
        </w:rPr>
        <w:t xml:space="preserve">, </w:t>
      </w:r>
      <w:proofErr w:type="spellStart"/>
      <w:r w:rsidRPr="00E509EC">
        <w:rPr>
          <w:b/>
        </w:rPr>
        <w:t>mesatencion</w:t>
      </w:r>
      <w:proofErr w:type="spellEnd"/>
      <w:r w:rsidRPr="00E509EC">
        <w:rPr>
          <w:b/>
        </w:rPr>
        <w:t xml:space="preserve">, </w:t>
      </w:r>
      <w:proofErr w:type="spellStart"/>
      <w:r w:rsidRPr="00E509EC">
        <w:rPr>
          <w:b/>
        </w:rPr>
        <w:t>annoatencion</w:t>
      </w:r>
      <w:proofErr w:type="spellEnd"/>
      <w:r w:rsidRPr="00E509EC">
        <w:rPr>
          <w:b/>
        </w:rPr>
        <w:t xml:space="preserve">, </w:t>
      </w:r>
      <w:proofErr w:type="spellStart"/>
      <w:r w:rsidRPr="00E509EC">
        <w:rPr>
          <w:b/>
        </w:rPr>
        <w:t>fechallegada</w:t>
      </w:r>
      <w:proofErr w:type="spellEnd"/>
      <w:r w:rsidRPr="00E509EC">
        <w:rPr>
          <w:b/>
        </w:rPr>
        <w:t xml:space="preserve">, </w:t>
      </w:r>
      <w:proofErr w:type="spellStart"/>
      <w:r w:rsidRPr="00E509EC">
        <w:rPr>
          <w:b/>
        </w:rPr>
        <w:t>Horaatencion</w:t>
      </w:r>
      <w:proofErr w:type="spellEnd"/>
      <w:r w:rsidRPr="00E509EC">
        <w:rPr>
          <w:b/>
        </w:rPr>
        <w:t xml:space="preserve">, </w:t>
      </w:r>
      <w:proofErr w:type="spellStart"/>
      <w:r w:rsidRPr="00E509EC">
        <w:rPr>
          <w:b/>
        </w:rPr>
        <w:t>TiempoAtencion</w:t>
      </w:r>
      <w:proofErr w:type="spellEnd"/>
      <w:r w:rsidRPr="00E509EC">
        <w:rPr>
          <w:b/>
        </w:rPr>
        <w:t xml:space="preserve"> </w:t>
      </w:r>
      <w:r w:rsidRPr="00E509EC">
        <w:t>presentan una cantidad moderada de valores nulos, lo que nos sugiere posiblemente una imputación con valores representativos como la moda o la mediana.</w:t>
      </w:r>
    </w:p>
    <w:p w14:paraId="00000195" w14:textId="7FB65DA1" w:rsidR="00F27B69" w:rsidRPr="00E509EC" w:rsidRDefault="00F27B69"/>
    <w:p w14:paraId="315CA19D" w14:textId="77777777" w:rsidR="00ED6FF5" w:rsidRDefault="00000000" w:rsidP="00ED6FF5">
      <w:pPr>
        <w:keepNext/>
        <w:jc w:val="center"/>
      </w:pPr>
      <w:r w:rsidRPr="00E509EC">
        <w:rPr>
          <w:noProof/>
        </w:rPr>
        <w:drawing>
          <wp:inline distT="0" distB="0" distL="0" distR="0" wp14:anchorId="3FE71232" wp14:editId="1EB1DB30">
            <wp:extent cx="4676494" cy="1776540"/>
            <wp:effectExtent l="0" t="0" r="0" b="0"/>
            <wp:docPr id="1964102783" name="image50.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0.png" descr="Imagen que contiene Texto&#10;&#10;Descripción generada automáticamente"/>
                    <pic:cNvPicPr preferRelativeResize="0"/>
                  </pic:nvPicPr>
                  <pic:blipFill>
                    <a:blip r:embed="rId27"/>
                    <a:srcRect/>
                    <a:stretch>
                      <a:fillRect/>
                    </a:stretch>
                  </pic:blipFill>
                  <pic:spPr>
                    <a:xfrm>
                      <a:off x="0" y="0"/>
                      <a:ext cx="4676494" cy="1776540"/>
                    </a:xfrm>
                    <a:prstGeom prst="rect">
                      <a:avLst/>
                    </a:prstGeom>
                    <a:ln/>
                  </pic:spPr>
                </pic:pic>
              </a:graphicData>
            </a:graphic>
          </wp:inline>
        </w:drawing>
      </w:r>
    </w:p>
    <w:p w14:paraId="00000196" w14:textId="15596302" w:rsidR="00F27B69" w:rsidRPr="00E509EC" w:rsidRDefault="00ED6FF5" w:rsidP="00ED6FF5">
      <w:pPr>
        <w:pStyle w:val="Descripcin"/>
        <w:jc w:val="center"/>
      </w:pPr>
      <w:bookmarkStart w:id="42" w:name="_Toc198841601"/>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007C600C" w:rsidRPr="007C600C">
        <w:rPr>
          <w:b/>
          <w:bCs/>
          <w:noProof/>
        </w:rPr>
        <w:t>10</w:t>
      </w:r>
      <w:r w:rsidRPr="007C600C">
        <w:rPr>
          <w:b/>
          <w:bCs/>
        </w:rPr>
        <w:fldChar w:fldCharType="end"/>
      </w:r>
      <w:r w:rsidRPr="007C600C">
        <w:rPr>
          <w:b/>
          <w:bCs/>
        </w:rPr>
        <w:t>.</w:t>
      </w:r>
      <w:r>
        <w:t xml:space="preserve"> </w:t>
      </w:r>
      <w:r w:rsidRPr="003F07D8">
        <w:t xml:space="preserve">Porcentaje de datos </w:t>
      </w:r>
      <w:proofErr w:type="spellStart"/>
      <w:r w:rsidRPr="003F07D8">
        <w:t>Null</w:t>
      </w:r>
      <w:bookmarkEnd w:id="42"/>
      <w:proofErr w:type="spellEnd"/>
    </w:p>
    <w:p w14:paraId="00000197" w14:textId="77777777" w:rsidR="00F27B69" w:rsidRPr="00E509EC" w:rsidRDefault="00F27B69">
      <w:pPr>
        <w:rPr>
          <w:b/>
        </w:rPr>
      </w:pPr>
    </w:p>
    <w:p w14:paraId="407E8BD0" w14:textId="77777777" w:rsidR="00ED6FF5" w:rsidRDefault="00000000" w:rsidP="00ED6FF5">
      <w:pPr>
        <w:keepNext/>
        <w:jc w:val="center"/>
      </w:pPr>
      <w:r w:rsidRPr="00E509EC">
        <w:rPr>
          <w:noProof/>
        </w:rPr>
        <w:lastRenderedPageBreak/>
        <w:drawing>
          <wp:inline distT="0" distB="0" distL="0" distR="0" wp14:anchorId="28327DCE" wp14:editId="3411189C">
            <wp:extent cx="3389266" cy="2613002"/>
            <wp:effectExtent l="0" t="0" r="0" b="0"/>
            <wp:docPr id="1964102784" name="image46.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6.png" descr="Gráfico, Gráfico de barras&#10;&#10;Descripción generada automáticamente"/>
                    <pic:cNvPicPr preferRelativeResize="0"/>
                  </pic:nvPicPr>
                  <pic:blipFill>
                    <a:blip r:embed="rId28"/>
                    <a:srcRect/>
                    <a:stretch>
                      <a:fillRect/>
                    </a:stretch>
                  </pic:blipFill>
                  <pic:spPr>
                    <a:xfrm>
                      <a:off x="0" y="0"/>
                      <a:ext cx="3389266" cy="2613002"/>
                    </a:xfrm>
                    <a:prstGeom prst="rect">
                      <a:avLst/>
                    </a:prstGeom>
                    <a:ln/>
                  </pic:spPr>
                </pic:pic>
              </a:graphicData>
            </a:graphic>
          </wp:inline>
        </w:drawing>
      </w:r>
    </w:p>
    <w:p w14:paraId="0000019A" w14:textId="307CAC73" w:rsidR="00F27B69" w:rsidRPr="00E509EC" w:rsidRDefault="00ED6FF5" w:rsidP="00ED6FF5">
      <w:pPr>
        <w:pStyle w:val="Descripcin"/>
        <w:jc w:val="center"/>
      </w:pPr>
      <w:bookmarkStart w:id="43" w:name="_Toc198841602"/>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007C600C" w:rsidRPr="007C600C">
        <w:rPr>
          <w:b/>
          <w:bCs/>
          <w:noProof/>
        </w:rPr>
        <w:t>11</w:t>
      </w:r>
      <w:r w:rsidRPr="007C600C">
        <w:rPr>
          <w:b/>
          <w:bCs/>
        </w:rPr>
        <w:fldChar w:fldCharType="end"/>
      </w:r>
      <w:r w:rsidRPr="007C600C">
        <w:rPr>
          <w:b/>
          <w:bCs/>
        </w:rPr>
        <w:t>.</w:t>
      </w:r>
      <w:r>
        <w:t xml:space="preserve"> </w:t>
      </w:r>
      <w:r w:rsidRPr="002D345A">
        <w:t>Valores nulos por columna</w:t>
      </w:r>
      <w:bookmarkEnd w:id="43"/>
    </w:p>
    <w:p w14:paraId="0000019B" w14:textId="77777777" w:rsidR="00F27B69" w:rsidRPr="00E509EC" w:rsidRDefault="00F27B69"/>
    <w:p w14:paraId="0000019C" w14:textId="77777777" w:rsidR="00F27B69" w:rsidRPr="00E509EC" w:rsidRDefault="00000000">
      <w:pPr>
        <w:spacing w:before="280" w:after="280"/>
      </w:pPr>
      <w:r w:rsidRPr="00E509EC">
        <w:t>A continuación, se presenta un análisis de las variables con presencia significativa de valores nulos en el conjunto de datos:</w:t>
      </w:r>
    </w:p>
    <w:p w14:paraId="0000019D" w14:textId="77777777" w:rsidR="00F27B69" w:rsidRPr="00E509EC" w:rsidRDefault="00000000">
      <w:pPr>
        <w:spacing w:before="280" w:after="280"/>
      </w:pPr>
      <w:r w:rsidRPr="00E509EC">
        <w:t xml:space="preserve">Las columnas </w:t>
      </w:r>
      <w:proofErr w:type="spellStart"/>
      <w:r w:rsidRPr="00E509EC">
        <w:t>ResultadoFallo</w:t>
      </w:r>
      <w:proofErr w:type="spellEnd"/>
      <w:r w:rsidRPr="00E509EC">
        <w:t xml:space="preserve"> y </w:t>
      </w:r>
      <w:proofErr w:type="spellStart"/>
      <w:r w:rsidRPr="00E509EC">
        <w:t>LiberaVehiculo</w:t>
      </w:r>
      <w:proofErr w:type="spellEnd"/>
      <w:r w:rsidRPr="00E509EC">
        <w:t xml:space="preserve"> presentan un nivel de vacíos cercano al 99%, lo cual indica que casi no contienen información útil. Por tanto, podrían eliminarse si no son variables esenciales para el análisis. La variable </w:t>
      </w:r>
      <w:proofErr w:type="spellStart"/>
      <w:r w:rsidRPr="00E509EC">
        <w:t>clienteimportante</w:t>
      </w:r>
      <w:proofErr w:type="spellEnd"/>
      <w:r w:rsidRPr="00E509EC">
        <w:t xml:space="preserve"> también muestra un porcentaje elevado de valores nulos (~97%), y dado que muy pocos registros están marcados como "importantes", podría considerarse su transformación en una variable binaria o incluso su eliminación si no aporta valor predictivo.</w:t>
      </w:r>
    </w:p>
    <w:p w14:paraId="0000019E" w14:textId="77777777" w:rsidR="00F27B69" w:rsidRPr="00E509EC" w:rsidRDefault="00000000">
      <w:pPr>
        <w:spacing w:before="280" w:after="280"/>
      </w:pPr>
      <w:r w:rsidRPr="00E509EC">
        <w:t xml:space="preserve">La columna Acuerdo tiene aproximadamente un 60% de datos faltantes. Dado este porcentaje, es recomendable revisar si los valores presentes contienen información clave antes de decidir su conservación. Por otro lado, las variables </w:t>
      </w:r>
      <w:proofErr w:type="spellStart"/>
      <w:r w:rsidRPr="00E509EC">
        <w:t>diaatencion</w:t>
      </w:r>
      <w:proofErr w:type="spellEnd"/>
      <w:r w:rsidRPr="00E509EC">
        <w:t xml:space="preserve">, </w:t>
      </w:r>
      <w:proofErr w:type="spellStart"/>
      <w:r w:rsidRPr="00E509EC">
        <w:t>mesatencion</w:t>
      </w:r>
      <w:proofErr w:type="spellEnd"/>
      <w:r w:rsidRPr="00E509EC">
        <w:t xml:space="preserve">, </w:t>
      </w:r>
      <w:proofErr w:type="spellStart"/>
      <w:r w:rsidRPr="00E509EC">
        <w:t>annoatencion</w:t>
      </w:r>
      <w:proofErr w:type="spellEnd"/>
      <w:r w:rsidRPr="00E509EC">
        <w:t xml:space="preserve">, </w:t>
      </w:r>
      <w:proofErr w:type="spellStart"/>
      <w:r w:rsidRPr="00E509EC">
        <w:t>fechallegada</w:t>
      </w:r>
      <w:proofErr w:type="spellEnd"/>
      <w:r w:rsidRPr="00E509EC">
        <w:t xml:space="preserve">, </w:t>
      </w:r>
      <w:proofErr w:type="spellStart"/>
      <w:r w:rsidRPr="00E509EC">
        <w:t>Horaatencion</w:t>
      </w:r>
      <w:proofErr w:type="spellEnd"/>
      <w:r w:rsidRPr="00E509EC">
        <w:t xml:space="preserve"> y </w:t>
      </w:r>
      <w:proofErr w:type="spellStart"/>
      <w:r w:rsidRPr="00E509EC">
        <w:t>TiempoAtencion</w:t>
      </w:r>
      <w:proofErr w:type="spellEnd"/>
      <w:r w:rsidRPr="00E509EC">
        <w:t xml:space="preserve"> presentan alrededor de un 10% de valores ausentes. Esta ausencia parece estar relacionada con registros en los que no se brindó atención, por lo cual se debe analizar el contexto de estos casos antes de imputar valores o descartarlos.</w:t>
      </w:r>
    </w:p>
    <w:p w14:paraId="0000019F" w14:textId="77777777" w:rsidR="00F27B69" w:rsidRPr="00E509EC" w:rsidRDefault="00000000">
      <w:pPr>
        <w:spacing w:before="280" w:after="280"/>
      </w:pPr>
      <w:r w:rsidRPr="00E509EC">
        <w:t xml:space="preserve">La variable </w:t>
      </w:r>
      <w:proofErr w:type="spellStart"/>
      <w:r w:rsidRPr="00E509EC">
        <w:t>Abogadounico</w:t>
      </w:r>
      <w:proofErr w:type="spellEnd"/>
      <w:r w:rsidRPr="00E509EC">
        <w:t xml:space="preserve"> presenta entre un 7 y 8% de registros nulos, posiblemente relacionados con procesos sin abogado asignado. Finalmente, Aseguradora muestra una proporción </w:t>
      </w:r>
      <w:r w:rsidRPr="00E509EC">
        <w:lastRenderedPageBreak/>
        <w:t>mínima de valores faltantes (alrededor del 1%), lo que sugiere que estos podrían imputarse sin afectar significativamente la calidad del conjunto de datos.</w:t>
      </w:r>
    </w:p>
    <w:p w14:paraId="000001A1" w14:textId="77777777" w:rsidR="00F27B69" w:rsidRPr="00E509EC" w:rsidRDefault="00F27B69">
      <w:pPr>
        <w:rPr>
          <w:b/>
        </w:rPr>
      </w:pPr>
    </w:p>
    <w:p w14:paraId="000001A3" w14:textId="5256463A" w:rsidR="00F27B69" w:rsidRPr="00B5302D" w:rsidRDefault="00000000" w:rsidP="00B5302D">
      <w:pPr>
        <w:pStyle w:val="Prrafodelista"/>
        <w:numPr>
          <w:ilvl w:val="2"/>
          <w:numId w:val="9"/>
        </w:numPr>
        <w:rPr>
          <w:b/>
        </w:rPr>
      </w:pPr>
      <w:r w:rsidRPr="00B5302D">
        <w:rPr>
          <w:b/>
        </w:rPr>
        <w:t>Estadísticas Descriptivas</w:t>
      </w:r>
    </w:p>
    <w:p w14:paraId="000001A4" w14:textId="171BCCF8" w:rsidR="00F27B69" w:rsidRPr="00E509EC" w:rsidRDefault="00000000">
      <w:pPr>
        <w:spacing w:before="280" w:after="280"/>
      </w:pPr>
      <w:r w:rsidRPr="00E509EC">
        <w:t xml:space="preserve">A partir del análisis de las estadísticas </w:t>
      </w:r>
      <w:r w:rsidR="00B5302D" w:rsidRPr="00E509EC">
        <w:t>descriptivas,</w:t>
      </w:r>
      <w:r w:rsidRPr="00E509EC">
        <w:t xml:space="preserve"> se pueden extraer varias conclusiones relevantes sobre las variables incluidas en el conjunto de datos.</w:t>
      </w:r>
    </w:p>
    <w:p w14:paraId="000001A5" w14:textId="77777777" w:rsidR="00F27B69" w:rsidRPr="00E509EC" w:rsidRDefault="00000000">
      <w:pPr>
        <w:spacing w:before="280" w:after="280"/>
      </w:pPr>
      <w:r w:rsidRPr="00E509EC">
        <w:t xml:space="preserve">Las variables </w:t>
      </w:r>
      <w:proofErr w:type="spellStart"/>
      <w:r w:rsidRPr="00E509EC">
        <w:t>idproceso</w:t>
      </w:r>
      <w:proofErr w:type="spellEnd"/>
      <w:r w:rsidRPr="00E509EC">
        <w:t xml:space="preserve">, </w:t>
      </w:r>
      <w:proofErr w:type="spellStart"/>
      <w:r w:rsidRPr="00E509EC">
        <w:t>annoregistro</w:t>
      </w:r>
      <w:proofErr w:type="spellEnd"/>
      <w:r w:rsidRPr="00E509EC">
        <w:t xml:space="preserve">, </w:t>
      </w:r>
      <w:proofErr w:type="spellStart"/>
      <w:r w:rsidRPr="00E509EC">
        <w:t>mesregistro</w:t>
      </w:r>
      <w:proofErr w:type="spellEnd"/>
      <w:r w:rsidRPr="00E509EC">
        <w:t xml:space="preserve">, </w:t>
      </w:r>
      <w:proofErr w:type="spellStart"/>
      <w:r w:rsidRPr="00E509EC">
        <w:t>diaregistro</w:t>
      </w:r>
      <w:proofErr w:type="spellEnd"/>
      <w:r w:rsidRPr="00E509EC">
        <w:t xml:space="preserve"> y </w:t>
      </w:r>
      <w:proofErr w:type="spellStart"/>
      <w:r w:rsidRPr="00E509EC">
        <w:t>horaregistro</w:t>
      </w:r>
      <w:proofErr w:type="spellEnd"/>
      <w:r w:rsidRPr="00E509EC">
        <w:t>, relacionadas con el momento del registro del siniestro, están completas con 14,519 observaciones cada una.</w:t>
      </w:r>
    </w:p>
    <w:p w14:paraId="000001A6" w14:textId="77777777" w:rsidR="00F27B69" w:rsidRPr="00E509EC" w:rsidRDefault="00000000">
      <w:pPr>
        <w:spacing w:before="280" w:after="280"/>
      </w:pPr>
      <w:r w:rsidRPr="00E509EC">
        <w:t xml:space="preserve"> El mes y el día de registro (</w:t>
      </w:r>
      <w:proofErr w:type="spellStart"/>
      <w:r w:rsidRPr="00E509EC">
        <w:t>mesregistro</w:t>
      </w:r>
      <w:proofErr w:type="spellEnd"/>
      <w:r w:rsidRPr="00E509EC">
        <w:t xml:space="preserve"> y </w:t>
      </w:r>
      <w:proofErr w:type="spellStart"/>
      <w:r w:rsidRPr="00E509EC">
        <w:t>diaregistro</w:t>
      </w:r>
      <w:proofErr w:type="spellEnd"/>
      <w:r w:rsidRPr="00E509EC">
        <w:t>) se distribuyen de manera uniforme a lo largo del año, con medianas de 7 y 16, respectivamente. La hora de registro (</w:t>
      </w:r>
      <w:proofErr w:type="spellStart"/>
      <w:r w:rsidRPr="00E509EC">
        <w:t>horaregistro</w:t>
      </w:r>
      <w:proofErr w:type="spellEnd"/>
      <w:r w:rsidRPr="00E509EC">
        <w:t>) tiene una media cercana a las 14 horas, con valores mínimos y máximos entre las 0 y las 23 horas, lo que sugiere una distribución regular a lo largo del día.</w:t>
      </w:r>
    </w:p>
    <w:p w14:paraId="000001A7" w14:textId="77777777" w:rsidR="00F27B69" w:rsidRPr="00E509EC" w:rsidRDefault="00000000">
      <w:pPr>
        <w:spacing w:before="280" w:after="280"/>
      </w:pPr>
      <w:r w:rsidRPr="00E509EC">
        <w:t>En cuanto a las variables asociadas al momento de la atención (</w:t>
      </w:r>
      <w:proofErr w:type="spellStart"/>
      <w:r w:rsidRPr="00E509EC">
        <w:t>annoatencion</w:t>
      </w:r>
      <w:proofErr w:type="spellEnd"/>
      <w:r w:rsidRPr="00E509EC">
        <w:t xml:space="preserve">, </w:t>
      </w:r>
      <w:proofErr w:type="spellStart"/>
      <w:r w:rsidRPr="00E509EC">
        <w:t>mesatencion</w:t>
      </w:r>
      <w:proofErr w:type="spellEnd"/>
      <w:r w:rsidRPr="00E509EC">
        <w:t xml:space="preserve">, </w:t>
      </w:r>
      <w:proofErr w:type="spellStart"/>
      <w:r w:rsidRPr="00E509EC">
        <w:t>diaatencion</w:t>
      </w:r>
      <w:proofErr w:type="spellEnd"/>
      <w:r w:rsidRPr="00E509EC">
        <w:t xml:space="preserve">, </w:t>
      </w:r>
      <w:proofErr w:type="spellStart"/>
      <w:r w:rsidRPr="00E509EC">
        <w:t>Horaantencion</w:t>
      </w:r>
      <w:proofErr w:type="spellEnd"/>
      <w:r w:rsidRPr="00E509EC">
        <w:t>), estas tienen alrededor de 12,955 observaciones, lo que refleja que aproximadamente el 10% de los procesos registrados no llegaron a ser atendidos. Las distribuciones de año, mes, día y hora de atención son similares a las de registro, lo que indica cierta coherencia temporal entre ambas etapas del proceso.</w:t>
      </w:r>
    </w:p>
    <w:p w14:paraId="000001A8" w14:textId="77777777" w:rsidR="00F27B69" w:rsidRPr="00E509EC" w:rsidRDefault="00000000">
      <w:pPr>
        <w:spacing w:before="280" w:after="280"/>
      </w:pPr>
      <w:r w:rsidRPr="00E509EC">
        <w:t xml:space="preserve">Por su parte, la variable </w:t>
      </w:r>
      <w:proofErr w:type="spellStart"/>
      <w:r w:rsidRPr="00E509EC">
        <w:rPr>
          <w:b/>
        </w:rPr>
        <w:t>TiempoAtencion</w:t>
      </w:r>
      <w:proofErr w:type="spellEnd"/>
      <w:r w:rsidRPr="00E509EC">
        <w:t xml:space="preserve"> muestra un comportamiento particular. Aunque su media es de aproximadamente 4,090 minutos (unas 68 horas), presenta una desviación estándar extremadamente alta (alrededor de 40,000 minutos), y un valor máximo que supera los 1.7 millones de minutos (más de 3 años), lo que sugiere la existencia de valores atípicos extremos. La mediana del tiempo de atención es de solo 28 minutos, y el 75% de los casos se resuelven en menos de 230 minutos (menos de 4 horas), lo que refuerza la hipótesis de una distribución altamente asimétrica. Este hallazgo es clave, ya que indica la necesidad de aplicar técnicas de tratamiento de </w:t>
      </w:r>
      <w:proofErr w:type="spellStart"/>
      <w:r w:rsidRPr="00E509EC">
        <w:rPr>
          <w:b/>
        </w:rPr>
        <w:t>outliers</w:t>
      </w:r>
      <w:proofErr w:type="spellEnd"/>
      <w:r w:rsidRPr="00E509EC">
        <w:t xml:space="preserve"> o transformación de datos para que la variable sea útil en modelos predictivos.</w:t>
      </w:r>
    </w:p>
    <w:p w14:paraId="000001A9" w14:textId="77777777" w:rsidR="00F27B69" w:rsidRPr="00E509EC" w:rsidRDefault="00000000">
      <w:pPr>
        <w:spacing w:before="280" w:after="280"/>
      </w:pPr>
      <w:r w:rsidRPr="00E509EC">
        <w:t xml:space="preserve">En conclusión, las variables temporales se comportan de forma esperada y coherente, aunque la variable </w:t>
      </w:r>
      <w:proofErr w:type="spellStart"/>
      <w:r w:rsidRPr="00E509EC">
        <w:rPr>
          <w:b/>
        </w:rPr>
        <w:t>TiempoAtencion</w:t>
      </w:r>
      <w:proofErr w:type="spellEnd"/>
      <w:r w:rsidRPr="00E509EC">
        <w:t xml:space="preserve"> requiere especial atención debido a su alta variabilidad y </w:t>
      </w:r>
      <w:r w:rsidRPr="00E509EC">
        <w:lastRenderedPageBreak/>
        <w:t>presencia de valores extremos. Además, se evidencia una pérdida de información en los campos relacionados con la atención que serán consideradas en las etapas de limpieza y modelado.</w:t>
      </w:r>
    </w:p>
    <w:p w14:paraId="000001AA" w14:textId="77777777" w:rsidR="00F27B69" w:rsidRPr="00E509EC" w:rsidRDefault="00F27B69">
      <w:pPr>
        <w:rPr>
          <w:b/>
        </w:rPr>
      </w:pPr>
    </w:p>
    <w:p w14:paraId="03088E40" w14:textId="77777777" w:rsidR="007C600C" w:rsidRDefault="00000000" w:rsidP="007C600C">
      <w:pPr>
        <w:keepNext/>
        <w:jc w:val="center"/>
      </w:pPr>
      <w:r w:rsidRPr="00E509EC">
        <w:rPr>
          <w:noProof/>
        </w:rPr>
        <w:drawing>
          <wp:inline distT="0" distB="0" distL="0" distR="0" wp14:anchorId="0EE9EB2C" wp14:editId="3EEFA9F0">
            <wp:extent cx="4605127" cy="2491978"/>
            <wp:effectExtent l="0" t="0" r="0" b="0"/>
            <wp:docPr id="1964102785" name="image4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7.png" descr="Tabla&#10;&#10;Descripción generada automáticamente"/>
                    <pic:cNvPicPr preferRelativeResize="0"/>
                  </pic:nvPicPr>
                  <pic:blipFill>
                    <a:blip r:embed="rId29"/>
                    <a:srcRect/>
                    <a:stretch>
                      <a:fillRect/>
                    </a:stretch>
                  </pic:blipFill>
                  <pic:spPr>
                    <a:xfrm>
                      <a:off x="0" y="0"/>
                      <a:ext cx="4605127" cy="2491978"/>
                    </a:xfrm>
                    <a:prstGeom prst="rect">
                      <a:avLst/>
                    </a:prstGeom>
                    <a:ln/>
                  </pic:spPr>
                </pic:pic>
              </a:graphicData>
            </a:graphic>
          </wp:inline>
        </w:drawing>
      </w:r>
    </w:p>
    <w:p w14:paraId="000001AC" w14:textId="1C768946" w:rsidR="00F27B69" w:rsidRPr="00E509EC" w:rsidRDefault="007C600C" w:rsidP="007C600C">
      <w:pPr>
        <w:pStyle w:val="Descripcin"/>
        <w:jc w:val="center"/>
      </w:pPr>
      <w:bookmarkStart w:id="44" w:name="_Toc198841603"/>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12</w:t>
      </w:r>
      <w:r w:rsidRPr="007C600C">
        <w:rPr>
          <w:b/>
          <w:bCs/>
        </w:rPr>
        <w:fldChar w:fldCharType="end"/>
      </w:r>
      <w:r w:rsidRPr="007C600C">
        <w:rPr>
          <w:b/>
          <w:bCs/>
        </w:rPr>
        <w:t>.</w:t>
      </w:r>
      <w:r>
        <w:t xml:space="preserve"> </w:t>
      </w:r>
      <w:r w:rsidRPr="0004001E">
        <w:t>Estadísticas Descriptivas</w:t>
      </w:r>
      <w:bookmarkEnd w:id="44"/>
    </w:p>
    <w:p w14:paraId="000001AD" w14:textId="77777777" w:rsidR="00F27B69" w:rsidRPr="00E509EC" w:rsidRDefault="00F27B69"/>
    <w:p w14:paraId="000001AE" w14:textId="77777777" w:rsidR="00F27B69" w:rsidRPr="00E509EC" w:rsidRDefault="00F27B69">
      <w:pPr>
        <w:rPr>
          <w:b/>
        </w:rPr>
      </w:pPr>
    </w:p>
    <w:p w14:paraId="4C1783A6" w14:textId="77777777" w:rsidR="007C600C" w:rsidRDefault="00000000" w:rsidP="007C600C">
      <w:pPr>
        <w:keepNext/>
        <w:jc w:val="center"/>
      </w:pPr>
      <w:r w:rsidRPr="00E509EC">
        <w:rPr>
          <w:b/>
          <w:noProof/>
        </w:rPr>
        <w:drawing>
          <wp:inline distT="0" distB="0" distL="0" distR="0" wp14:anchorId="0B572373" wp14:editId="28F79C4A">
            <wp:extent cx="3736916" cy="1427025"/>
            <wp:effectExtent l="0" t="0" r="0" b="0"/>
            <wp:docPr id="1964102786" name="image51.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1.png" descr="Texto&#10;&#10;Descripción generada automáticamente con confianza media"/>
                    <pic:cNvPicPr preferRelativeResize="0"/>
                  </pic:nvPicPr>
                  <pic:blipFill>
                    <a:blip r:embed="rId30"/>
                    <a:srcRect/>
                    <a:stretch>
                      <a:fillRect/>
                    </a:stretch>
                  </pic:blipFill>
                  <pic:spPr>
                    <a:xfrm>
                      <a:off x="0" y="0"/>
                      <a:ext cx="3736916" cy="1427025"/>
                    </a:xfrm>
                    <a:prstGeom prst="rect">
                      <a:avLst/>
                    </a:prstGeom>
                    <a:ln/>
                  </pic:spPr>
                </pic:pic>
              </a:graphicData>
            </a:graphic>
          </wp:inline>
        </w:drawing>
      </w:r>
    </w:p>
    <w:p w14:paraId="000001B0" w14:textId="5922FABD" w:rsidR="00F27B69" w:rsidRPr="00E509EC" w:rsidRDefault="007C600C" w:rsidP="007C600C">
      <w:pPr>
        <w:pStyle w:val="Descripcin"/>
        <w:jc w:val="center"/>
        <w:rPr>
          <w:b/>
        </w:rPr>
      </w:pPr>
      <w:bookmarkStart w:id="45" w:name="_Toc198841604"/>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13</w:t>
      </w:r>
      <w:r w:rsidRPr="007C600C">
        <w:rPr>
          <w:b/>
          <w:bCs/>
        </w:rPr>
        <w:fldChar w:fldCharType="end"/>
      </w:r>
      <w:r w:rsidRPr="007C600C">
        <w:rPr>
          <w:b/>
          <w:bCs/>
        </w:rPr>
        <w:t>.</w:t>
      </w:r>
      <w:r>
        <w:t xml:space="preserve"> </w:t>
      </w:r>
      <w:r w:rsidRPr="00E83AB0">
        <w:t xml:space="preserve">Estadísticas Descriptivas de la variable </w:t>
      </w:r>
      <w:proofErr w:type="spellStart"/>
      <w:r w:rsidRPr="00E83AB0">
        <w:t>DiferenciaHoras</w:t>
      </w:r>
      <w:bookmarkEnd w:id="45"/>
      <w:proofErr w:type="spellEnd"/>
    </w:p>
    <w:p w14:paraId="000001B1" w14:textId="0A5ABBFF" w:rsidR="00F27B69" w:rsidRDefault="00F27B69">
      <w:pPr>
        <w:rPr>
          <w:b/>
        </w:rPr>
      </w:pPr>
    </w:p>
    <w:p w14:paraId="55EAD06B" w14:textId="2C4A8E36" w:rsidR="00AF4CFA" w:rsidRDefault="00AF4CFA">
      <w:pPr>
        <w:rPr>
          <w:b/>
        </w:rPr>
      </w:pPr>
    </w:p>
    <w:p w14:paraId="000001B3" w14:textId="04C8AC12" w:rsidR="00F27B69" w:rsidRPr="00B5302D" w:rsidRDefault="00000000" w:rsidP="00B5302D">
      <w:pPr>
        <w:pStyle w:val="Prrafodelista"/>
        <w:numPr>
          <w:ilvl w:val="2"/>
          <w:numId w:val="9"/>
        </w:numPr>
        <w:rPr>
          <w:b/>
        </w:rPr>
      </w:pPr>
      <w:r w:rsidRPr="00B5302D">
        <w:rPr>
          <w:b/>
        </w:rPr>
        <w:t>Validación de la normalidad</w:t>
      </w:r>
    </w:p>
    <w:p w14:paraId="000001B4" w14:textId="77777777" w:rsidR="00F27B69" w:rsidRPr="00E509EC" w:rsidRDefault="00000000">
      <w:pPr>
        <w:rPr>
          <w:color w:val="000000"/>
        </w:rPr>
      </w:pPr>
      <w:r w:rsidRPr="00E509EC">
        <w:rPr>
          <w:color w:val="000000"/>
        </w:rPr>
        <w:br/>
        <w:t xml:space="preserve">Como parte del análisis exploratorio, se evaluó la normalidad de las distribuciones de la variable </w:t>
      </w:r>
      <w:proofErr w:type="spellStart"/>
      <w:r w:rsidRPr="00E509EC">
        <w:rPr>
          <w:b/>
          <w:color w:val="000000"/>
        </w:rPr>
        <w:t>TiempoAtencion</w:t>
      </w:r>
      <w:proofErr w:type="spellEnd"/>
      <w:r w:rsidRPr="00E509EC">
        <w:rPr>
          <w:color w:val="000000"/>
        </w:rPr>
        <w:t xml:space="preserve">, tanto visualmente mediante gráficos Q-Q (ver Figura 5), como estadísticamente mediante las pruebas de Shapiro-Wilk y </w:t>
      </w:r>
      <w:proofErr w:type="spellStart"/>
      <w:r w:rsidRPr="00E509EC">
        <w:rPr>
          <w:color w:val="000000"/>
        </w:rPr>
        <w:t>Kolmogorov-Smirnov</w:t>
      </w:r>
      <w:proofErr w:type="spellEnd"/>
      <w:r w:rsidRPr="00E509EC">
        <w:rPr>
          <w:color w:val="000000"/>
        </w:rPr>
        <w:t xml:space="preserve">. </w:t>
      </w:r>
    </w:p>
    <w:p w14:paraId="000001B5" w14:textId="77777777" w:rsidR="00F27B69" w:rsidRPr="00E509EC" w:rsidRDefault="00F27B69">
      <w:pPr>
        <w:rPr>
          <w:color w:val="000000"/>
        </w:rPr>
      </w:pPr>
    </w:p>
    <w:p w14:paraId="5E051E9E" w14:textId="77777777" w:rsidR="00613BA9" w:rsidRPr="00E509EC" w:rsidRDefault="00613BA9">
      <w:pPr>
        <w:rPr>
          <w:b/>
          <w:color w:val="000000"/>
        </w:rPr>
      </w:pPr>
    </w:p>
    <w:p w14:paraId="7F90DC71" w14:textId="77777777" w:rsidR="007C600C" w:rsidRDefault="00000000" w:rsidP="007C600C">
      <w:pPr>
        <w:keepNext/>
        <w:jc w:val="center"/>
      </w:pPr>
      <w:r w:rsidRPr="00E509EC">
        <w:rPr>
          <w:b/>
          <w:noProof/>
        </w:rPr>
        <w:drawing>
          <wp:inline distT="0" distB="0" distL="0" distR="0" wp14:anchorId="3E338E7C" wp14:editId="03CD0D3B">
            <wp:extent cx="3852545" cy="3024954"/>
            <wp:effectExtent l="0" t="0" r="0" b="4445"/>
            <wp:docPr id="1964102757" name="image20.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Gráfico, Gráfico de líneas&#10;&#10;Descripción generada automáticamente"/>
                    <pic:cNvPicPr preferRelativeResize="0"/>
                  </pic:nvPicPr>
                  <pic:blipFill>
                    <a:blip r:embed="rId31"/>
                    <a:srcRect/>
                    <a:stretch>
                      <a:fillRect/>
                    </a:stretch>
                  </pic:blipFill>
                  <pic:spPr>
                    <a:xfrm>
                      <a:off x="0" y="0"/>
                      <a:ext cx="3858337" cy="3029502"/>
                    </a:xfrm>
                    <a:prstGeom prst="rect">
                      <a:avLst/>
                    </a:prstGeom>
                    <a:ln/>
                  </pic:spPr>
                </pic:pic>
              </a:graphicData>
            </a:graphic>
          </wp:inline>
        </w:drawing>
      </w:r>
    </w:p>
    <w:p w14:paraId="000001B9" w14:textId="506F147D" w:rsidR="00F27B69" w:rsidRPr="00E509EC" w:rsidRDefault="007C600C" w:rsidP="007C600C">
      <w:pPr>
        <w:pStyle w:val="Descripcin"/>
        <w:jc w:val="center"/>
        <w:rPr>
          <w:b/>
        </w:rPr>
      </w:pPr>
      <w:bookmarkStart w:id="46" w:name="_Toc198841605"/>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14</w:t>
      </w:r>
      <w:r w:rsidRPr="007C600C">
        <w:rPr>
          <w:b/>
          <w:bCs/>
        </w:rPr>
        <w:fldChar w:fldCharType="end"/>
      </w:r>
      <w:r>
        <w:t xml:space="preserve">. </w:t>
      </w:r>
      <w:r w:rsidRPr="009B0C58">
        <w:t xml:space="preserve">Distribución Normal </w:t>
      </w:r>
      <w:proofErr w:type="spellStart"/>
      <w:r w:rsidRPr="009B0C58">
        <w:t>TiempoAtención</w:t>
      </w:r>
      <w:bookmarkEnd w:id="46"/>
      <w:proofErr w:type="spellEnd"/>
    </w:p>
    <w:p w14:paraId="000001BA" w14:textId="77777777" w:rsidR="00F27B69" w:rsidRPr="00E509EC" w:rsidRDefault="00F27B69">
      <w:pPr>
        <w:rPr>
          <w:b/>
        </w:rPr>
      </w:pPr>
    </w:p>
    <w:p w14:paraId="000001BB" w14:textId="77777777" w:rsidR="00F27B69" w:rsidRPr="00E509EC" w:rsidRDefault="00000000">
      <w:r w:rsidRPr="00E509EC">
        <w:t>El gráfico Q-Q (</w:t>
      </w:r>
      <w:proofErr w:type="spellStart"/>
      <w:r w:rsidRPr="00E509EC">
        <w:t>Quantile-Quantile</w:t>
      </w:r>
      <w:proofErr w:type="spellEnd"/>
      <w:r w:rsidRPr="00E509EC">
        <w:t xml:space="preserve">) correspondiente a la variable </w:t>
      </w:r>
      <w:proofErr w:type="spellStart"/>
      <w:r w:rsidRPr="00E509EC">
        <w:rPr>
          <w:b/>
        </w:rPr>
        <w:t>TiempoAtencion</w:t>
      </w:r>
      <w:proofErr w:type="spellEnd"/>
      <w:r w:rsidRPr="00E509EC">
        <w:t xml:space="preserve"> permite evaluar visualmente la adecuación de su distribución con respecto a una distribución normal teórica.</w:t>
      </w:r>
    </w:p>
    <w:p w14:paraId="000001BC" w14:textId="77777777" w:rsidR="00F27B69" w:rsidRPr="00E509EC" w:rsidRDefault="00000000">
      <w:r w:rsidRPr="00E509EC">
        <w:t xml:space="preserve"> Al analizar la gráfica, se observa una marcada desviación de los puntos respecto a esta línea, especialmente en los extremos, lo que indica la presencia de asimetría y valores atípicos. En particular, el extremo superior derecho muestra una curvatura ascendente pronunciada, lo que evidencia una fuerte asimetría positiva (sesgo a la derecha) y la existencia de valores extremos elevados. </w:t>
      </w:r>
    </w:p>
    <w:p w14:paraId="000001BD" w14:textId="77777777" w:rsidR="00F27B69" w:rsidRPr="00E509EC" w:rsidRDefault="00000000">
      <w:r w:rsidRPr="00E509EC">
        <w:t xml:space="preserve">Este comportamiento sugiere que la variable </w:t>
      </w:r>
      <w:proofErr w:type="spellStart"/>
      <w:r w:rsidRPr="00E509EC">
        <w:rPr>
          <w:b/>
        </w:rPr>
        <w:t>TiempoAtencion</w:t>
      </w:r>
      <w:proofErr w:type="spellEnd"/>
      <w:r w:rsidRPr="00E509EC">
        <w:t xml:space="preserve"> no sigue una distribución normal.</w:t>
      </w:r>
    </w:p>
    <w:p w14:paraId="000001BE" w14:textId="77777777" w:rsidR="00F27B69" w:rsidRPr="00E509EC" w:rsidRDefault="00000000">
      <w:r w:rsidRPr="00E509EC">
        <w:t xml:space="preserve">Se sugiere analizar y tratar los </w:t>
      </w:r>
      <w:proofErr w:type="spellStart"/>
      <w:r w:rsidRPr="00E509EC">
        <w:t>outliers</w:t>
      </w:r>
      <w:proofErr w:type="spellEnd"/>
      <w:r w:rsidRPr="00E509EC">
        <w:t xml:space="preserve"> detectados, ya que pueden influir negativamente en el desempeño de los modelos predictivos.</w:t>
      </w:r>
    </w:p>
    <w:p w14:paraId="000001BF" w14:textId="77777777" w:rsidR="00F27B69" w:rsidRPr="00E509EC" w:rsidRDefault="00F27B69"/>
    <w:p w14:paraId="000001C0" w14:textId="77777777" w:rsidR="00F27B69" w:rsidRPr="00E509EC" w:rsidRDefault="00F27B69">
      <w:pPr>
        <w:rPr>
          <w:b/>
        </w:rPr>
      </w:pPr>
    </w:p>
    <w:p w14:paraId="000001C2" w14:textId="10008A86" w:rsidR="00F27B69" w:rsidRPr="00B5302D" w:rsidRDefault="00000000" w:rsidP="00B5302D">
      <w:pPr>
        <w:pStyle w:val="Prrafodelista"/>
        <w:numPr>
          <w:ilvl w:val="2"/>
          <w:numId w:val="9"/>
        </w:numPr>
        <w:rPr>
          <w:b/>
        </w:rPr>
      </w:pPr>
      <w:r w:rsidRPr="00B5302D">
        <w:rPr>
          <w:b/>
        </w:rPr>
        <w:t xml:space="preserve">Identificación valores únicos </w:t>
      </w:r>
    </w:p>
    <w:p w14:paraId="000001C3" w14:textId="77777777"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color w:val="1F1F1F"/>
        </w:rPr>
        <w:lastRenderedPageBreak/>
        <w:t xml:space="preserve">El conjunto de datos incluye diversas variables relacionadas con identificadores, fechas, tiempos y ubicación. Entre los identificadores y fechas, se encuentra </w:t>
      </w:r>
      <w:proofErr w:type="spellStart"/>
      <w:r w:rsidRPr="00E509EC">
        <w:rPr>
          <w:color w:val="1F1F1F"/>
        </w:rPr>
        <w:t>idproceso</w:t>
      </w:r>
      <w:proofErr w:type="spellEnd"/>
      <w:r w:rsidRPr="00E509EC">
        <w:rPr>
          <w:color w:val="1F1F1F"/>
        </w:rPr>
        <w:t xml:space="preserve">, que representa un identificador único para cada caso o proceso, sin repeticiones en los 14,519 registros. La variable placa corresponde a la placa del vehículo, con 13,245 valores, lo que indica que algunos vehículos aparecen en más de un caso. La variable fecha, también con 14,519 registros únicos, probablemente representa el momento en que ocurrió el evento asociado al proceso. Por su parte, </w:t>
      </w:r>
      <w:proofErr w:type="spellStart"/>
      <w:r w:rsidRPr="00E509EC">
        <w:rPr>
          <w:color w:val="1F1F1F"/>
        </w:rPr>
        <w:t>fechallegada</w:t>
      </w:r>
      <w:proofErr w:type="spellEnd"/>
      <w:r w:rsidRPr="00E509EC">
        <w:rPr>
          <w:color w:val="1F1F1F"/>
        </w:rPr>
        <w:t>, con 12,955 registros, indica la fecha de llegada del vehículo, aunque puede haber valores repetidos o ausentes.</w:t>
      </w:r>
    </w:p>
    <w:p w14:paraId="000001C4" w14:textId="77777777"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color w:val="1F1F1F"/>
        </w:rPr>
        <w:t xml:space="preserve">En cuanto a las variables temporales adicionales, </w:t>
      </w:r>
      <w:proofErr w:type="spellStart"/>
      <w:r w:rsidRPr="00E509EC">
        <w:rPr>
          <w:color w:val="1F1F1F"/>
        </w:rPr>
        <w:t>TiempoAtencion</w:t>
      </w:r>
      <w:proofErr w:type="spellEnd"/>
      <w:r w:rsidRPr="00E509EC">
        <w:rPr>
          <w:color w:val="1F1F1F"/>
        </w:rPr>
        <w:t xml:space="preserve">, con 2,659 registros, parece indicar el tiempo que se tardó en atender un caso; esta variable presenta alta variación, por lo que podría tratarse como continua o categorizarse en rangos. Adicionalmente, las variables </w:t>
      </w:r>
      <w:proofErr w:type="spellStart"/>
      <w:r w:rsidRPr="00E509EC">
        <w:rPr>
          <w:color w:val="1F1F1F"/>
        </w:rPr>
        <w:t>HoraPicoTarde</w:t>
      </w:r>
      <w:proofErr w:type="spellEnd"/>
      <w:r w:rsidRPr="00E509EC">
        <w:rPr>
          <w:color w:val="1F1F1F"/>
        </w:rPr>
        <w:t xml:space="preserve">, </w:t>
      </w:r>
      <w:proofErr w:type="spellStart"/>
      <w:r w:rsidRPr="00E509EC">
        <w:rPr>
          <w:color w:val="1F1F1F"/>
        </w:rPr>
        <w:t>HoraPicoManana</w:t>
      </w:r>
      <w:proofErr w:type="spellEnd"/>
      <w:r w:rsidRPr="00E509EC">
        <w:rPr>
          <w:color w:val="1F1F1F"/>
        </w:rPr>
        <w:t xml:space="preserve">, </w:t>
      </w:r>
      <w:proofErr w:type="spellStart"/>
      <w:r w:rsidRPr="00E509EC">
        <w:rPr>
          <w:color w:val="1F1F1F"/>
        </w:rPr>
        <w:t>InicioNoche</w:t>
      </w:r>
      <w:proofErr w:type="spellEnd"/>
      <w:r w:rsidRPr="00E509EC">
        <w:rPr>
          <w:color w:val="1F1F1F"/>
        </w:rPr>
        <w:t xml:space="preserve"> y Amanecer, con dos categorías cada una (probablemente valores binarios 0 o 1), indican si el evento ocurrió dentro de determinadas franjas horarias específicas.</w:t>
      </w:r>
    </w:p>
    <w:p w14:paraId="000001C5" w14:textId="77777777"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color w:val="1F1F1F"/>
        </w:rPr>
        <w:t>Finalmente, en lo relacionado con la ubicación, la variable Municipio contiene registros correspondientes a 116 municipios distintos, lo que la convierte en una variable categórica clave para realizar análisis geográficos y entender la distribución espacial de los casos.</w:t>
      </w:r>
    </w:p>
    <w:p w14:paraId="000001C7" w14:textId="6C8142B5" w:rsidR="00F27B69" w:rsidRPr="00E509EC" w:rsidRDefault="00F27B69">
      <w:pPr>
        <w:pBdr>
          <w:top w:val="nil"/>
          <w:left w:val="nil"/>
          <w:bottom w:val="nil"/>
          <w:right w:val="nil"/>
          <w:between w:val="nil"/>
        </w:pBdr>
        <w:shd w:val="clear" w:color="auto" w:fill="FFFFFF"/>
        <w:spacing w:before="120" w:after="120"/>
        <w:jc w:val="left"/>
        <w:rPr>
          <w:color w:val="1F1F1F"/>
        </w:rPr>
      </w:pPr>
    </w:p>
    <w:p w14:paraId="000001CB" w14:textId="43E0307A" w:rsidR="00F27B69" w:rsidRPr="00B5302D" w:rsidRDefault="00000000" w:rsidP="00B5302D">
      <w:pPr>
        <w:pStyle w:val="Prrafodelista"/>
        <w:numPr>
          <w:ilvl w:val="2"/>
          <w:numId w:val="9"/>
        </w:numPr>
        <w:rPr>
          <w:b/>
        </w:rPr>
      </w:pPr>
      <w:r w:rsidRPr="00B5302D">
        <w:rPr>
          <w:b/>
        </w:rPr>
        <w:t xml:space="preserve">Variables Categóricas </w:t>
      </w:r>
    </w:p>
    <w:p w14:paraId="000001CC" w14:textId="77777777" w:rsidR="00F27B69" w:rsidRPr="00E509EC" w:rsidRDefault="00000000">
      <w:pPr>
        <w:spacing w:before="280" w:after="280"/>
      </w:pPr>
      <w:r w:rsidRPr="00E509EC">
        <w:t xml:space="preserve">En el análisis de las variables categóricas se identifica que hay presencia de datos faltantes y presentan valores nulos, con lo que podemos llegar a un posible descarte en nuestro análisis </w:t>
      </w:r>
      <w:proofErr w:type="spellStart"/>
      <w:r w:rsidRPr="00E509EC">
        <w:rPr>
          <w:b/>
        </w:rPr>
        <w:t>fechallegada</w:t>
      </w:r>
      <w:proofErr w:type="spellEnd"/>
      <w:r w:rsidRPr="00E509EC">
        <w:rPr>
          <w:b/>
        </w:rPr>
        <w:t xml:space="preserve">, </w:t>
      </w:r>
      <w:proofErr w:type="spellStart"/>
      <w:proofErr w:type="gramStart"/>
      <w:r w:rsidRPr="00E509EC">
        <w:rPr>
          <w:b/>
        </w:rPr>
        <w:t>clienteimportante,Acuerdo</w:t>
      </w:r>
      <w:proofErr w:type="spellEnd"/>
      <w:proofErr w:type="gramEnd"/>
      <w:r w:rsidRPr="00E509EC">
        <w:rPr>
          <w:b/>
        </w:rPr>
        <w:t xml:space="preserve">, </w:t>
      </w:r>
      <w:proofErr w:type="spellStart"/>
      <w:r w:rsidRPr="00E509EC">
        <w:rPr>
          <w:b/>
        </w:rPr>
        <w:t>LiberaVehiculo</w:t>
      </w:r>
      <w:proofErr w:type="spellEnd"/>
      <w:r w:rsidRPr="00E509EC">
        <w:rPr>
          <w:b/>
        </w:rPr>
        <w:t xml:space="preserve"> y  </w:t>
      </w:r>
      <w:proofErr w:type="spellStart"/>
      <w:r w:rsidRPr="00E509EC">
        <w:rPr>
          <w:b/>
        </w:rPr>
        <w:t>ResultadoFallo</w:t>
      </w:r>
      <w:proofErr w:type="spellEnd"/>
      <w:r w:rsidRPr="00E509EC">
        <w:rPr>
          <w:b/>
        </w:rPr>
        <w:t xml:space="preserve">, </w:t>
      </w:r>
      <w:r w:rsidRPr="00E509EC">
        <w:t xml:space="preserve">se puede presentar datos faltantes debido a que se tienen datos en varias columnas tienen </w:t>
      </w:r>
      <w:proofErr w:type="spellStart"/>
      <w:r w:rsidRPr="00E509EC">
        <w:t>NaN</w:t>
      </w:r>
      <w:proofErr w:type="spellEnd"/>
      <w:r w:rsidRPr="00E509EC">
        <w:t xml:space="preserve">, posibles </w:t>
      </w:r>
      <w:proofErr w:type="spellStart"/>
      <w:r w:rsidRPr="00E509EC">
        <w:t>outliers</w:t>
      </w:r>
      <w:proofErr w:type="spellEnd"/>
      <w:r w:rsidRPr="00E509EC">
        <w:t xml:space="preserve"> en las columnas </w:t>
      </w:r>
      <w:proofErr w:type="spellStart"/>
      <w:r w:rsidRPr="00E509EC">
        <w:rPr>
          <w:b/>
        </w:rPr>
        <w:t>fechallegada</w:t>
      </w:r>
      <w:proofErr w:type="spellEnd"/>
      <w:r w:rsidRPr="00E509EC">
        <w:t xml:space="preserve"> y </w:t>
      </w:r>
      <w:r w:rsidRPr="00E509EC">
        <w:rPr>
          <w:b/>
        </w:rPr>
        <w:t>Aseguradora</w:t>
      </w:r>
      <w:r w:rsidRPr="00E509EC">
        <w:t>.</w:t>
      </w:r>
    </w:p>
    <w:p w14:paraId="000001CD" w14:textId="77777777" w:rsidR="00F27B69" w:rsidRPr="00E509EC" w:rsidRDefault="00000000">
      <w:pPr>
        <w:pBdr>
          <w:top w:val="nil"/>
          <w:left w:val="nil"/>
          <w:bottom w:val="nil"/>
          <w:right w:val="nil"/>
          <w:between w:val="nil"/>
        </w:pBdr>
        <w:spacing w:before="120" w:after="120"/>
        <w:jc w:val="left"/>
        <w:rPr>
          <w:color w:val="000000"/>
        </w:rPr>
      </w:pPr>
      <w:r w:rsidRPr="00E509EC">
        <w:rPr>
          <w:color w:val="000000"/>
        </w:rPr>
        <w:t>De acuerdo con la revisión anterior Procedimos a eliminar las columnas '</w:t>
      </w:r>
      <w:proofErr w:type="spellStart"/>
      <w:r w:rsidRPr="00E509EC">
        <w:rPr>
          <w:color w:val="000000"/>
        </w:rPr>
        <w:t>Abogadounico</w:t>
      </w:r>
      <w:proofErr w:type="spellEnd"/>
      <w:r w:rsidRPr="00E509EC">
        <w:rPr>
          <w:color w:val="000000"/>
        </w:rPr>
        <w:t>', '</w:t>
      </w:r>
      <w:proofErr w:type="spellStart"/>
      <w:r w:rsidRPr="00E509EC">
        <w:rPr>
          <w:color w:val="000000"/>
        </w:rPr>
        <w:t>ResultadoFallo</w:t>
      </w:r>
      <w:proofErr w:type="spellEnd"/>
      <w:r w:rsidRPr="00E509EC">
        <w:rPr>
          <w:color w:val="000000"/>
        </w:rPr>
        <w:t>', '</w:t>
      </w:r>
      <w:proofErr w:type="spellStart"/>
      <w:r w:rsidRPr="00E509EC">
        <w:rPr>
          <w:color w:val="000000"/>
        </w:rPr>
        <w:t>LiberaVehiculo</w:t>
      </w:r>
      <w:proofErr w:type="spellEnd"/>
      <w:r w:rsidRPr="00E509EC">
        <w:rPr>
          <w:color w:val="000000"/>
        </w:rPr>
        <w:t>', '</w:t>
      </w:r>
      <w:proofErr w:type="spellStart"/>
      <w:r w:rsidRPr="00E509EC">
        <w:rPr>
          <w:color w:val="000000"/>
        </w:rPr>
        <w:t>UsuarioRegistra</w:t>
      </w:r>
      <w:proofErr w:type="spellEnd"/>
      <w:r w:rsidRPr="00E509EC">
        <w:rPr>
          <w:color w:val="000000"/>
        </w:rPr>
        <w:t>', '</w:t>
      </w:r>
      <w:proofErr w:type="spellStart"/>
      <w:r w:rsidRPr="00E509EC">
        <w:rPr>
          <w:color w:val="000000"/>
        </w:rPr>
        <w:t>idproceso</w:t>
      </w:r>
      <w:proofErr w:type="spellEnd"/>
      <w:r w:rsidRPr="00E509EC">
        <w:rPr>
          <w:color w:val="000000"/>
        </w:rPr>
        <w:t xml:space="preserve">', 'placa' no aportan valor en el análisis </w:t>
      </w:r>
      <w:proofErr w:type="spellStart"/>
      <w:r w:rsidRPr="00E509EC">
        <w:rPr>
          <w:color w:val="000000"/>
        </w:rPr>
        <w:t>incial</w:t>
      </w:r>
      <w:proofErr w:type="spellEnd"/>
      <w:r w:rsidRPr="00E509EC">
        <w:rPr>
          <w:color w:val="000000"/>
        </w:rPr>
        <w:t xml:space="preserve"> de los datos y convertir las variables fecha a tipo </w:t>
      </w:r>
      <w:proofErr w:type="spellStart"/>
      <w:r w:rsidRPr="00E509EC">
        <w:rPr>
          <w:color w:val="000000"/>
        </w:rPr>
        <w:t>datatime</w:t>
      </w:r>
      <w:proofErr w:type="spellEnd"/>
    </w:p>
    <w:p w14:paraId="000001CE" w14:textId="77777777" w:rsidR="00F27B69" w:rsidRPr="00E509EC" w:rsidRDefault="00000000">
      <w:pPr>
        <w:spacing w:before="75"/>
      </w:pPr>
      <w:r>
        <w:pict w14:anchorId="483DC092">
          <v:rect id="_x0000_i1042" style="width:0;height:1.5pt" o:hrstd="t" o:hr="t" fillcolor="#a0a0a0" stroked="f"/>
        </w:pict>
      </w:r>
    </w:p>
    <w:p w14:paraId="000001CF" w14:textId="77777777" w:rsidR="00F27B69" w:rsidRPr="00E509EC" w:rsidRDefault="00F27B69">
      <w:pPr>
        <w:rPr>
          <w:b/>
        </w:rPr>
      </w:pPr>
    </w:p>
    <w:p w14:paraId="5D2C6913" w14:textId="77777777" w:rsidR="007C600C" w:rsidRDefault="00000000" w:rsidP="007C600C">
      <w:pPr>
        <w:keepNext/>
        <w:jc w:val="center"/>
      </w:pPr>
      <w:r w:rsidRPr="00E509EC">
        <w:rPr>
          <w:b/>
          <w:noProof/>
        </w:rPr>
        <w:drawing>
          <wp:inline distT="0" distB="0" distL="0" distR="0" wp14:anchorId="0CC5D8C7" wp14:editId="1D19FFCB">
            <wp:extent cx="5445162" cy="572318"/>
            <wp:effectExtent l="0" t="0" r="0" b="0"/>
            <wp:docPr id="19641027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445162" cy="572318"/>
                    </a:xfrm>
                    <a:prstGeom prst="rect">
                      <a:avLst/>
                    </a:prstGeom>
                    <a:ln/>
                  </pic:spPr>
                </pic:pic>
              </a:graphicData>
            </a:graphic>
          </wp:inline>
        </w:drawing>
      </w:r>
    </w:p>
    <w:p w14:paraId="000001D1" w14:textId="71448AD3" w:rsidR="00F27B69" w:rsidRDefault="007C600C" w:rsidP="007C600C">
      <w:pPr>
        <w:pStyle w:val="Descripcin"/>
        <w:jc w:val="center"/>
      </w:pPr>
      <w:bookmarkStart w:id="47" w:name="_Toc198841606"/>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15</w:t>
      </w:r>
      <w:r w:rsidRPr="007C600C">
        <w:rPr>
          <w:b/>
          <w:bCs/>
        </w:rPr>
        <w:fldChar w:fldCharType="end"/>
      </w:r>
      <w:r w:rsidRPr="007C600C">
        <w:rPr>
          <w:b/>
          <w:bCs/>
        </w:rPr>
        <w:t>.</w:t>
      </w:r>
      <w:r>
        <w:t xml:space="preserve"> </w:t>
      </w:r>
      <w:r w:rsidRPr="00E11EA5">
        <w:t>Variables categóricas</w:t>
      </w:r>
      <w:bookmarkEnd w:id="47"/>
    </w:p>
    <w:p w14:paraId="0E83F078" w14:textId="77777777" w:rsidR="007C600C" w:rsidRPr="007C600C" w:rsidRDefault="007C600C" w:rsidP="007C600C"/>
    <w:p w14:paraId="5E1E4012" w14:textId="77777777" w:rsidR="007C600C" w:rsidRDefault="00000000" w:rsidP="007C600C">
      <w:pPr>
        <w:keepNext/>
        <w:jc w:val="center"/>
      </w:pPr>
      <w:r w:rsidRPr="00E509EC">
        <w:rPr>
          <w:b/>
          <w:noProof/>
        </w:rPr>
        <w:drawing>
          <wp:inline distT="0" distB="0" distL="0" distR="0" wp14:anchorId="0976DCC0" wp14:editId="2FFF6899">
            <wp:extent cx="4534631" cy="3779279"/>
            <wp:effectExtent l="0" t="0" r="0" b="0"/>
            <wp:docPr id="1964102760" name="image2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Diagrama, Esquemático&#10;&#10;Descripción generada automáticamente"/>
                    <pic:cNvPicPr preferRelativeResize="0"/>
                  </pic:nvPicPr>
                  <pic:blipFill>
                    <a:blip r:embed="rId33"/>
                    <a:srcRect/>
                    <a:stretch>
                      <a:fillRect/>
                    </a:stretch>
                  </pic:blipFill>
                  <pic:spPr>
                    <a:xfrm>
                      <a:off x="0" y="0"/>
                      <a:ext cx="4534631" cy="3779279"/>
                    </a:xfrm>
                    <a:prstGeom prst="rect">
                      <a:avLst/>
                    </a:prstGeom>
                    <a:ln/>
                  </pic:spPr>
                </pic:pic>
              </a:graphicData>
            </a:graphic>
          </wp:inline>
        </w:drawing>
      </w:r>
    </w:p>
    <w:p w14:paraId="000001DB" w14:textId="0A890064" w:rsidR="00F27B69" w:rsidRDefault="007C600C" w:rsidP="007C600C">
      <w:pPr>
        <w:pStyle w:val="Descripcin"/>
        <w:jc w:val="center"/>
      </w:pPr>
      <w:bookmarkStart w:id="48" w:name="_Toc198841607"/>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16</w:t>
      </w:r>
      <w:r w:rsidRPr="007C600C">
        <w:rPr>
          <w:b/>
          <w:bCs/>
        </w:rPr>
        <w:fldChar w:fldCharType="end"/>
      </w:r>
      <w:r w:rsidRPr="007C600C">
        <w:rPr>
          <w:b/>
          <w:bCs/>
        </w:rPr>
        <w:t>.</w:t>
      </w:r>
      <w:r>
        <w:t xml:space="preserve"> </w:t>
      </w:r>
      <w:r w:rsidRPr="00713559">
        <w:t>Frecuencia de instancias variables categóricas</w:t>
      </w:r>
      <w:bookmarkEnd w:id="48"/>
    </w:p>
    <w:p w14:paraId="2DCBF682" w14:textId="77777777" w:rsidR="007C600C" w:rsidRPr="007C600C" w:rsidRDefault="007C600C" w:rsidP="007C600C"/>
    <w:p w14:paraId="000001DC" w14:textId="77777777" w:rsidR="00F27B69" w:rsidRPr="00E509EC" w:rsidRDefault="00000000">
      <w:pPr>
        <w:shd w:val="clear" w:color="auto" w:fill="FFFFFF"/>
        <w:spacing w:before="120" w:after="120"/>
        <w:rPr>
          <w:color w:val="1F1F1F"/>
        </w:rPr>
      </w:pPr>
      <w:r w:rsidRPr="00E509EC">
        <w:rPr>
          <w:color w:val="1F1F1F"/>
        </w:rPr>
        <w:t>Después de un análisis de frecuencia de variables categóricas podemos concluir que la información de las columnas </w:t>
      </w:r>
      <w:r w:rsidRPr="00E509EC">
        <w:rPr>
          <w:b/>
          <w:color w:val="1F1F1F"/>
        </w:rPr>
        <w:t>acuerdo, aseguradora, instancia y municipios</w:t>
      </w:r>
      <w:r w:rsidRPr="00E509EC">
        <w:rPr>
          <w:color w:val="1F1F1F"/>
        </w:rPr>
        <w:t> están un poco desbalanceada entre sus datos y es necesario hacer agrupaciones.</w:t>
      </w:r>
    </w:p>
    <w:p w14:paraId="000001DD" w14:textId="77777777" w:rsidR="00F27B69" w:rsidRPr="00E509EC" w:rsidRDefault="00000000">
      <w:pPr>
        <w:shd w:val="clear" w:color="auto" w:fill="FFFFFF"/>
        <w:spacing w:before="120" w:after="120"/>
        <w:rPr>
          <w:color w:val="1F1F1F"/>
        </w:rPr>
      </w:pPr>
      <w:r w:rsidRPr="00E509EC">
        <w:rPr>
          <w:color w:val="1F1F1F"/>
        </w:rPr>
        <w:t>Debemos realizar algunas agrupaciones de columnas para tener mejor comprensión de los datos como son:</w:t>
      </w:r>
    </w:p>
    <w:p w14:paraId="000001DE" w14:textId="77777777" w:rsidR="00F27B69" w:rsidRPr="00E509EC" w:rsidRDefault="00000000">
      <w:pPr>
        <w:numPr>
          <w:ilvl w:val="0"/>
          <w:numId w:val="4"/>
        </w:numPr>
        <w:shd w:val="clear" w:color="auto" w:fill="FFFFFF"/>
        <w:spacing w:before="280"/>
        <w:ind w:firstLine="720"/>
        <w:jc w:val="left"/>
        <w:rPr>
          <w:color w:val="1F1F1F"/>
        </w:rPr>
      </w:pPr>
      <w:r w:rsidRPr="00E509EC">
        <w:rPr>
          <w:color w:val="1F1F1F"/>
        </w:rPr>
        <w:t>Agrupar columna </w:t>
      </w:r>
      <w:r w:rsidRPr="00E509EC">
        <w:rPr>
          <w:b/>
          <w:color w:val="1F1F1F"/>
        </w:rPr>
        <w:t>horapicomañana con horapicotarde</w:t>
      </w:r>
    </w:p>
    <w:p w14:paraId="000001DF" w14:textId="77777777" w:rsidR="00F27B69" w:rsidRPr="00E509EC" w:rsidRDefault="00000000">
      <w:pPr>
        <w:numPr>
          <w:ilvl w:val="0"/>
          <w:numId w:val="4"/>
        </w:numPr>
        <w:shd w:val="clear" w:color="auto" w:fill="FFFFFF"/>
        <w:spacing w:after="280"/>
        <w:ind w:firstLine="720"/>
        <w:jc w:val="left"/>
        <w:rPr>
          <w:color w:val="1F1F1F"/>
        </w:rPr>
      </w:pPr>
      <w:r w:rsidRPr="00E509EC">
        <w:rPr>
          <w:color w:val="1F1F1F"/>
        </w:rPr>
        <w:t>Agrupar columna </w:t>
      </w:r>
      <w:r w:rsidRPr="00E509EC">
        <w:rPr>
          <w:b/>
          <w:color w:val="1F1F1F"/>
        </w:rPr>
        <w:t>inicionoche con amanecer</w:t>
      </w:r>
    </w:p>
    <w:p w14:paraId="000001E0" w14:textId="77777777" w:rsidR="00F27B69" w:rsidRPr="00E509EC" w:rsidRDefault="00000000">
      <w:pPr>
        <w:shd w:val="clear" w:color="auto" w:fill="FFFFFF"/>
        <w:spacing w:before="120" w:after="120"/>
        <w:rPr>
          <w:color w:val="1F1F1F"/>
        </w:rPr>
      </w:pPr>
      <w:r w:rsidRPr="00E509EC">
        <w:rPr>
          <w:color w:val="1F1F1F"/>
        </w:rPr>
        <w:lastRenderedPageBreak/>
        <w:t>Las columnas de </w:t>
      </w:r>
      <w:r w:rsidRPr="00E509EC">
        <w:rPr>
          <w:b/>
          <w:color w:val="1F1F1F"/>
        </w:rPr>
        <w:t>Abogadounico, LiberaVehiculo y Resultadofallo</w:t>
      </w:r>
      <w:r w:rsidRPr="00E509EC">
        <w:rPr>
          <w:color w:val="1F1F1F"/>
        </w:rPr>
        <w:t> las podemos borrar por la cantidad tan baja de datos</w:t>
      </w:r>
    </w:p>
    <w:p w14:paraId="52A4ED96" w14:textId="77777777" w:rsidR="007C600C" w:rsidRDefault="007C600C">
      <w:pPr>
        <w:pBdr>
          <w:top w:val="nil"/>
          <w:left w:val="nil"/>
          <w:bottom w:val="nil"/>
          <w:right w:val="nil"/>
          <w:between w:val="nil"/>
        </w:pBdr>
        <w:shd w:val="clear" w:color="auto" w:fill="FFFFFF"/>
        <w:spacing w:before="120" w:after="120"/>
        <w:jc w:val="left"/>
        <w:rPr>
          <w:color w:val="1F1F1F"/>
        </w:rPr>
      </w:pPr>
    </w:p>
    <w:p w14:paraId="000001E2" w14:textId="04BC9B78"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color w:val="1F1F1F"/>
        </w:rPr>
        <w:t>En la </w:t>
      </w:r>
      <w:r w:rsidRPr="00E509EC">
        <w:rPr>
          <w:b/>
          <w:color w:val="1F1F1F"/>
        </w:rPr>
        <w:t>gráfica de Distribución de Casos por Día de la Semana</w:t>
      </w:r>
      <w:r w:rsidRPr="00E509EC">
        <w:rPr>
          <w:color w:val="1F1F1F"/>
        </w:rPr>
        <w:t> identificamos que los martes y viernes suelen tener más incidentes de tránsito. Los fines de semana (sábado y domingo) tienden a mostrar menos eventos.</w:t>
      </w:r>
    </w:p>
    <w:p w14:paraId="000001E3" w14:textId="77777777"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color w:val="1F1F1F"/>
        </w:rPr>
        <w:t>Esta tendencia puede relacionarse con los patrones de tráfico y movilidad urbana, posiblemente haya más flujo vehicular entre semana, especialmente al inicio y al cierre.</w:t>
      </w:r>
    </w:p>
    <w:p w14:paraId="2DDE5310" w14:textId="77777777" w:rsidR="007C600C" w:rsidRDefault="007C600C">
      <w:pPr>
        <w:pBdr>
          <w:top w:val="nil"/>
          <w:left w:val="nil"/>
          <w:bottom w:val="nil"/>
          <w:right w:val="nil"/>
          <w:between w:val="nil"/>
        </w:pBdr>
        <w:shd w:val="clear" w:color="auto" w:fill="FFFFFF"/>
        <w:spacing w:before="120" w:after="120"/>
        <w:jc w:val="left"/>
        <w:rPr>
          <w:color w:val="1F1F1F"/>
        </w:rPr>
      </w:pPr>
    </w:p>
    <w:p w14:paraId="000001E5" w14:textId="1C3B66AA"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color w:val="1F1F1F"/>
        </w:rPr>
        <w:t>En la </w:t>
      </w:r>
      <w:r w:rsidRPr="00E509EC">
        <w:rPr>
          <w:b/>
          <w:color w:val="1F1F1F"/>
        </w:rPr>
        <w:t>gráfica de Las aseguradoras</w:t>
      </w:r>
      <w:r w:rsidRPr="00E509EC">
        <w:rPr>
          <w:color w:val="1F1F1F"/>
        </w:rPr>
        <w:t> se identifica que Liberty Seguros S.A y IKE ASIST concentran una cantidad significativamente mayor de incidentes reportados. Esto puede deberse a mayor cuota de mercado, problemas estructurales en ciertos procesos internos.</w:t>
      </w:r>
    </w:p>
    <w:p w14:paraId="000001E6" w14:textId="77777777"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b/>
          <w:color w:val="1F1F1F"/>
        </w:rPr>
        <w:t xml:space="preserve">Consideramos pertinente </w:t>
      </w:r>
      <w:r w:rsidRPr="00E509EC">
        <w:rPr>
          <w:color w:val="1F1F1F"/>
        </w:rPr>
        <w:t>hacer análisis personalizados por aseguradora para entender su comportamiento y ajustar estrategias de servicio.</w:t>
      </w:r>
    </w:p>
    <w:p w14:paraId="000001E7" w14:textId="77777777"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color w:val="1F1F1F"/>
        </w:rPr>
        <w:t xml:space="preserve">En la interpretación de la gráfica de Instancia y Acuerdo vemos hay relación entre el acuerdo transito con la instancia Simple, parece ser que las atenciones simples requieren alguna asistencia del tránsito. Para validar el anterior hallazgo, procedimos a hallar la correlación entre estas dos variables, como se observa en la imagen 9. </w:t>
      </w:r>
    </w:p>
    <w:p w14:paraId="000001E8" w14:textId="77777777" w:rsidR="00F27B69" w:rsidRPr="00E509EC" w:rsidRDefault="00000000">
      <w:pPr>
        <w:pBdr>
          <w:top w:val="nil"/>
          <w:left w:val="nil"/>
          <w:bottom w:val="nil"/>
          <w:right w:val="nil"/>
          <w:between w:val="nil"/>
        </w:pBdr>
        <w:shd w:val="clear" w:color="auto" w:fill="FFFFFF"/>
        <w:spacing w:before="120" w:after="120"/>
        <w:jc w:val="left"/>
        <w:rPr>
          <w:color w:val="1F1F1F"/>
        </w:rPr>
      </w:pPr>
      <w:r w:rsidRPr="00E509EC">
        <w:rPr>
          <w:color w:val="1F1F1F"/>
          <w:highlight w:val="white"/>
        </w:rPr>
        <w:t>Con la gráfica podemos evidenciar que a diferencia de lo que uno pensaría que en instancias simples no se requiere tránsito de las 8900 de asistencias simples hay unas 2500 que se hizo finalmente la petición del transito</w:t>
      </w:r>
    </w:p>
    <w:p w14:paraId="7986B4C5" w14:textId="77777777" w:rsidR="007C600C" w:rsidRDefault="00000000" w:rsidP="007C600C">
      <w:pPr>
        <w:keepNext/>
        <w:pBdr>
          <w:top w:val="nil"/>
          <w:left w:val="nil"/>
          <w:bottom w:val="nil"/>
          <w:right w:val="nil"/>
          <w:between w:val="nil"/>
        </w:pBdr>
        <w:shd w:val="clear" w:color="auto" w:fill="FFFFFF"/>
        <w:spacing w:before="120" w:after="120"/>
        <w:jc w:val="center"/>
      </w:pPr>
      <w:r w:rsidRPr="00E509EC">
        <w:rPr>
          <w:noProof/>
          <w:color w:val="1F1F1F"/>
        </w:rPr>
        <w:lastRenderedPageBreak/>
        <w:drawing>
          <wp:inline distT="0" distB="0" distL="0" distR="0" wp14:anchorId="745C8DEB" wp14:editId="1DBD767F">
            <wp:extent cx="3596065" cy="1929264"/>
            <wp:effectExtent l="0" t="0" r="0" b="0"/>
            <wp:docPr id="1964102761" name="image24.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Gráfico&#10;&#10;Descripción generada automáticamente"/>
                    <pic:cNvPicPr preferRelativeResize="0"/>
                  </pic:nvPicPr>
                  <pic:blipFill>
                    <a:blip r:embed="rId34"/>
                    <a:srcRect/>
                    <a:stretch>
                      <a:fillRect/>
                    </a:stretch>
                  </pic:blipFill>
                  <pic:spPr>
                    <a:xfrm>
                      <a:off x="0" y="0"/>
                      <a:ext cx="3596065" cy="1929264"/>
                    </a:xfrm>
                    <a:prstGeom prst="rect">
                      <a:avLst/>
                    </a:prstGeom>
                    <a:ln/>
                  </pic:spPr>
                </pic:pic>
              </a:graphicData>
            </a:graphic>
          </wp:inline>
        </w:drawing>
      </w:r>
    </w:p>
    <w:p w14:paraId="000001EB" w14:textId="1219D01F" w:rsidR="00F27B69" w:rsidRDefault="007C600C" w:rsidP="007C600C">
      <w:pPr>
        <w:pStyle w:val="Descripcin"/>
        <w:jc w:val="center"/>
      </w:pPr>
      <w:bookmarkStart w:id="49" w:name="_Toc198841608"/>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17</w:t>
      </w:r>
      <w:r w:rsidRPr="007C600C">
        <w:rPr>
          <w:b/>
          <w:bCs/>
        </w:rPr>
        <w:fldChar w:fldCharType="end"/>
      </w:r>
      <w:r>
        <w:t>.</w:t>
      </w:r>
      <w:r w:rsidRPr="0022708C">
        <w:t>Relación entre Instancia y Acuerdo</w:t>
      </w:r>
      <w:bookmarkEnd w:id="49"/>
    </w:p>
    <w:p w14:paraId="773FD66F" w14:textId="77777777" w:rsidR="007C600C" w:rsidRPr="007C600C" w:rsidRDefault="007C600C" w:rsidP="007C600C"/>
    <w:p w14:paraId="132BC443" w14:textId="6E700FD4" w:rsidR="00C1346B" w:rsidRPr="00E509EC" w:rsidRDefault="00AF4CFA" w:rsidP="00B5302D">
      <w:pPr>
        <w:pStyle w:val="Prrafodelista"/>
        <w:numPr>
          <w:ilvl w:val="2"/>
          <w:numId w:val="9"/>
        </w:numPr>
        <w:pBdr>
          <w:top w:val="nil"/>
          <w:left w:val="nil"/>
          <w:bottom w:val="nil"/>
          <w:right w:val="nil"/>
          <w:between w:val="nil"/>
        </w:pBdr>
        <w:shd w:val="clear" w:color="auto" w:fill="FFFFFF"/>
        <w:spacing w:before="120" w:after="120"/>
        <w:jc w:val="left"/>
      </w:pPr>
      <w:r w:rsidRPr="00B5302D">
        <w:rPr>
          <w:b/>
          <w:color w:val="1F1F1F"/>
        </w:rPr>
        <w:t>Variables numéricas</w:t>
      </w:r>
    </w:p>
    <w:p w14:paraId="000001EF" w14:textId="77777777" w:rsidR="00F27B69" w:rsidRPr="00E509EC" w:rsidRDefault="00000000">
      <w:r w:rsidRPr="00E509EC">
        <w:t xml:space="preserve">Realizamos la gráfica de distribución y dispersión para las variables numéricas tal como se muestra a continuación </w:t>
      </w:r>
    </w:p>
    <w:p w14:paraId="000001F0" w14:textId="77777777" w:rsidR="00F27B69" w:rsidRPr="00E509EC" w:rsidRDefault="00F27B69"/>
    <w:p w14:paraId="5D18FA2C" w14:textId="77777777" w:rsidR="007C600C" w:rsidRDefault="00000000" w:rsidP="007C600C">
      <w:pPr>
        <w:keepNext/>
        <w:jc w:val="center"/>
      </w:pPr>
      <w:r w:rsidRPr="00E509EC">
        <w:rPr>
          <w:b/>
          <w:noProof/>
        </w:rPr>
        <w:lastRenderedPageBreak/>
        <w:drawing>
          <wp:inline distT="0" distB="0" distL="0" distR="0" wp14:anchorId="08779F03" wp14:editId="701BE465">
            <wp:extent cx="4748790" cy="4673055"/>
            <wp:effectExtent l="0" t="0" r="0" b="0"/>
            <wp:docPr id="1964102762" name="image3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3.png" descr="Diagrama&#10;&#10;Descripción generada automáticamente"/>
                    <pic:cNvPicPr preferRelativeResize="0"/>
                  </pic:nvPicPr>
                  <pic:blipFill>
                    <a:blip r:embed="rId35"/>
                    <a:srcRect/>
                    <a:stretch>
                      <a:fillRect/>
                    </a:stretch>
                  </pic:blipFill>
                  <pic:spPr>
                    <a:xfrm>
                      <a:off x="0" y="0"/>
                      <a:ext cx="4748790" cy="4673055"/>
                    </a:xfrm>
                    <a:prstGeom prst="rect">
                      <a:avLst/>
                    </a:prstGeom>
                    <a:ln/>
                  </pic:spPr>
                </pic:pic>
              </a:graphicData>
            </a:graphic>
          </wp:inline>
        </w:drawing>
      </w:r>
    </w:p>
    <w:p w14:paraId="000001F2" w14:textId="2F643FE7" w:rsidR="00F27B69" w:rsidRPr="00E509EC" w:rsidRDefault="007C600C" w:rsidP="007C600C">
      <w:pPr>
        <w:pStyle w:val="Descripcin"/>
        <w:jc w:val="center"/>
        <w:rPr>
          <w:b/>
        </w:rPr>
      </w:pPr>
      <w:bookmarkStart w:id="50" w:name="_Toc198841609"/>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18</w:t>
      </w:r>
      <w:r w:rsidRPr="007C600C">
        <w:rPr>
          <w:b/>
          <w:bCs/>
        </w:rPr>
        <w:fldChar w:fldCharType="end"/>
      </w:r>
      <w:r>
        <w:t xml:space="preserve">. </w:t>
      </w:r>
      <w:r w:rsidRPr="00D2091F">
        <w:t>Relación entre las variables numéricas</w:t>
      </w:r>
      <w:bookmarkEnd w:id="50"/>
    </w:p>
    <w:p w14:paraId="000001F3" w14:textId="77777777" w:rsidR="00F27B69" w:rsidRPr="00E509EC" w:rsidRDefault="00F27B69"/>
    <w:p w14:paraId="000001F4" w14:textId="77777777" w:rsidR="00F27B69" w:rsidRPr="00E509EC" w:rsidRDefault="00000000">
      <w:pPr>
        <w:shd w:val="clear" w:color="auto" w:fill="FFFFFF"/>
        <w:spacing w:before="120" w:after="120"/>
        <w:rPr>
          <w:color w:val="1F1F1F"/>
        </w:rPr>
      </w:pPr>
      <w:r w:rsidRPr="00E509EC">
        <w:rPr>
          <w:color w:val="1F1F1F"/>
        </w:rPr>
        <w:t>En la gráfica anterior identificamos la distribución de cada variable numérica individual, identificadas en color verde, mediante la curva de densidad, fuera de la diagonal encontramos el diagrama de dispersión entre dos variables, lo que nos permite identificar relación lineal entre ellas.</w:t>
      </w:r>
    </w:p>
    <w:p w14:paraId="000001F5" w14:textId="77777777" w:rsidR="00F27B69" w:rsidRPr="00E509EC" w:rsidRDefault="00000000">
      <w:pPr>
        <w:shd w:val="clear" w:color="auto" w:fill="FFFFFF"/>
        <w:spacing w:before="120" w:after="120"/>
        <w:rPr>
          <w:color w:val="1F1F1F"/>
        </w:rPr>
      </w:pPr>
      <w:r w:rsidRPr="00E509EC">
        <w:rPr>
          <w:color w:val="1F1F1F"/>
        </w:rPr>
        <w:t>Como parte del análisis exploratorio de datos, se elaboró una matriz de pares (pairplot) con el fin de evaluar visualmente la relación entre las variables numéricas del conjunto de datos. Esta representación gráfica permite observar tanto la distribución individual de cada variable (ubicadas en la diagonal de la matriz) como la relación bivariada entre pares de variables mediante diagramas de dispersión.</w:t>
      </w:r>
    </w:p>
    <w:p w14:paraId="000001F6" w14:textId="77777777" w:rsidR="00F27B69" w:rsidRPr="00E509EC" w:rsidRDefault="00000000">
      <w:pPr>
        <w:shd w:val="clear" w:color="auto" w:fill="FFFFFF"/>
        <w:spacing w:before="120" w:after="120"/>
        <w:rPr>
          <w:color w:val="1F1F1F"/>
        </w:rPr>
      </w:pPr>
      <w:r w:rsidRPr="00E509EC">
        <w:rPr>
          <w:color w:val="1F1F1F"/>
        </w:rPr>
        <w:t xml:space="preserve">Uno de los principales hallazgos corresponde a una alta correlación entre las variables relacionadas con fechas. Específicamente, se evidencian patrones lineales entre annoregistro y </w:t>
      </w:r>
      <w:r w:rsidRPr="00E509EC">
        <w:rPr>
          <w:color w:val="1F1F1F"/>
        </w:rPr>
        <w:lastRenderedPageBreak/>
        <w:t>annoatencion, mesregistro y mesatencion, así como entre diaregistro y diaatencion. Esta asociación sugiere que la atención a los eventos tiende a ocurrir el mismo día o en fechas muy próximas al registro inicial. Desde la perspectiva del modelado estadístico, esta redundancia puede resultar problemática, ya que puede introducir multicolinealidad. Por ello, se recomienda considerar la eliminación de una de las variables en cada par fuertemente correlacionado en etapas posteriores del análisis.</w:t>
      </w:r>
    </w:p>
    <w:p w14:paraId="000001F7" w14:textId="77777777" w:rsidR="00F27B69" w:rsidRPr="00E509EC" w:rsidRDefault="00000000">
      <w:pPr>
        <w:shd w:val="clear" w:color="auto" w:fill="FFFFFF"/>
        <w:spacing w:before="120" w:after="120"/>
        <w:rPr>
          <w:color w:val="1F1F1F"/>
        </w:rPr>
      </w:pPr>
      <w:r w:rsidRPr="00E509EC">
        <w:rPr>
          <w:color w:val="1F1F1F"/>
        </w:rPr>
        <w:t xml:space="preserve">En contraste, la variable </w:t>
      </w:r>
      <w:r w:rsidRPr="00E509EC">
        <w:rPr>
          <w:b/>
          <w:color w:val="1F1F1F"/>
        </w:rPr>
        <w:t>TiempoAtencion</w:t>
      </w:r>
      <w:r w:rsidRPr="00E509EC">
        <w:rPr>
          <w:color w:val="1F1F1F"/>
        </w:rPr>
        <w:t xml:space="preserve"> no presenta relaciones lineales claras con el resto de las variables numéricas. Los diagramas de dispersión muestran una distribución altamente dispersa, en particular frente a </w:t>
      </w:r>
      <w:r w:rsidRPr="00E509EC">
        <w:rPr>
          <w:b/>
          <w:color w:val="1F1F1F"/>
        </w:rPr>
        <w:t>horaregistro</w:t>
      </w:r>
      <w:r w:rsidRPr="00E509EC">
        <w:rPr>
          <w:color w:val="1F1F1F"/>
        </w:rPr>
        <w:t xml:space="preserve"> y </w:t>
      </w:r>
      <w:r w:rsidRPr="00E509EC">
        <w:rPr>
          <w:b/>
          <w:color w:val="1F1F1F"/>
        </w:rPr>
        <w:t>Horaatencion</w:t>
      </w:r>
      <w:r w:rsidRPr="00E509EC">
        <w:rPr>
          <w:color w:val="1F1F1F"/>
        </w:rPr>
        <w:t>, lo cual sugiere una escasa o nula correlación lineal. Esta observación indica que el tiempo de atención podría estar más influenciado por variables categóricas o por factores contextuales no reflejados en las variables cuantitativas actuales.</w:t>
      </w:r>
    </w:p>
    <w:p w14:paraId="000001F8" w14:textId="77777777" w:rsidR="00F27B69" w:rsidRPr="00E509EC" w:rsidRDefault="00000000">
      <w:pPr>
        <w:shd w:val="clear" w:color="auto" w:fill="FFFFFF"/>
        <w:spacing w:before="120" w:after="120"/>
        <w:rPr>
          <w:color w:val="1F1F1F"/>
        </w:rPr>
      </w:pPr>
      <w:r w:rsidRPr="00E509EC">
        <w:rPr>
          <w:color w:val="1F1F1F"/>
        </w:rPr>
        <w:t xml:space="preserve">Por último, la distribución de </w:t>
      </w:r>
      <w:r w:rsidRPr="00E509EC">
        <w:rPr>
          <w:b/>
          <w:color w:val="1F1F1F"/>
        </w:rPr>
        <w:t>TiempoAtencion</w:t>
      </w:r>
      <w:r w:rsidRPr="00E509EC">
        <w:rPr>
          <w:color w:val="1F1F1F"/>
        </w:rPr>
        <w:t xml:space="preserve"> presenta una fuerte asimetría positiva, con una alta concentración de valores en el rango bajo, acompañada por la presencia de valores extremos (outliers) significativamente elevados. Esta característica sugiere la necesidad de aplicar estrategias para el tratamiento de valores atípicos y, eventualmente, transformar la variable para mejorar su normalidad antes de utilizarla en modelos de predicción que asuman distribuciones simétricas o gaussianas.</w:t>
      </w:r>
    </w:p>
    <w:p w14:paraId="000001F9" w14:textId="77777777" w:rsidR="00F27B69" w:rsidRPr="00E509EC" w:rsidRDefault="00F27B69">
      <w:pPr>
        <w:shd w:val="clear" w:color="auto" w:fill="FFFFFF"/>
        <w:spacing w:before="120" w:after="120"/>
        <w:rPr>
          <w:color w:val="1F1F1F"/>
        </w:rPr>
      </w:pPr>
    </w:p>
    <w:p w14:paraId="000001FB" w14:textId="743F9869" w:rsidR="00F27B69" w:rsidRPr="00B5302D" w:rsidRDefault="00000000" w:rsidP="00B5302D">
      <w:pPr>
        <w:pStyle w:val="Prrafodelista"/>
        <w:numPr>
          <w:ilvl w:val="2"/>
          <w:numId w:val="9"/>
        </w:numPr>
        <w:rPr>
          <w:b/>
        </w:rPr>
      </w:pPr>
      <w:r w:rsidRPr="00B5302D">
        <w:rPr>
          <w:b/>
        </w:rPr>
        <w:t xml:space="preserve">Hallazgo Valores atípicos </w:t>
      </w:r>
    </w:p>
    <w:p w14:paraId="6445B875" w14:textId="77777777" w:rsidR="00C1346B" w:rsidRPr="00E509EC" w:rsidRDefault="00C1346B">
      <w:pPr>
        <w:rPr>
          <w:b/>
        </w:rPr>
      </w:pPr>
    </w:p>
    <w:p w14:paraId="000001FC" w14:textId="77777777" w:rsidR="00F27B69" w:rsidRPr="00E509EC" w:rsidRDefault="00000000">
      <w:r w:rsidRPr="00E509EC">
        <w:t xml:space="preserve">En este apartado identificamos cuántos registros tenemos con tiempos de atención superior a 1 hora, donde encontramos que se tiene 1005 casos de la cantidad de 14519 del total. Existen muchos </w:t>
      </w:r>
      <w:r w:rsidRPr="00E509EC">
        <w:rPr>
          <w:b/>
        </w:rPr>
        <w:t>outliers extremos</w:t>
      </w:r>
      <w:r w:rsidRPr="00E509EC">
        <w:t>, que superan por mucho el rango intercuartílico</w:t>
      </w:r>
    </w:p>
    <w:p w14:paraId="000001FD" w14:textId="77777777" w:rsidR="00F27B69" w:rsidRPr="00E509EC" w:rsidRDefault="00F27B69"/>
    <w:p w14:paraId="000001FF" w14:textId="77777777" w:rsidR="00F27B69" w:rsidRPr="00E509EC" w:rsidRDefault="00F27B69">
      <w:pPr>
        <w:rPr>
          <w:b/>
        </w:rPr>
      </w:pPr>
    </w:p>
    <w:p w14:paraId="1921ED81" w14:textId="77777777" w:rsidR="007C600C" w:rsidRDefault="00000000" w:rsidP="007C600C">
      <w:pPr>
        <w:keepNext/>
        <w:jc w:val="center"/>
      </w:pPr>
      <w:r w:rsidRPr="00E509EC">
        <w:rPr>
          <w:noProof/>
        </w:rPr>
        <w:lastRenderedPageBreak/>
        <w:drawing>
          <wp:inline distT="0" distB="0" distL="0" distR="0" wp14:anchorId="7915DA45" wp14:editId="56637257">
            <wp:extent cx="3368327" cy="2115229"/>
            <wp:effectExtent l="0" t="0" r="0" b="0"/>
            <wp:docPr id="1964102763" name="image22.png" descr="Gráfico, Gráfico de barras,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Gráfico, Gráfico de barras, Histograma&#10;&#10;Descripción generada automáticamente"/>
                    <pic:cNvPicPr preferRelativeResize="0"/>
                  </pic:nvPicPr>
                  <pic:blipFill>
                    <a:blip r:embed="rId36"/>
                    <a:srcRect/>
                    <a:stretch>
                      <a:fillRect/>
                    </a:stretch>
                  </pic:blipFill>
                  <pic:spPr>
                    <a:xfrm>
                      <a:off x="0" y="0"/>
                      <a:ext cx="3368327" cy="2115229"/>
                    </a:xfrm>
                    <a:prstGeom prst="rect">
                      <a:avLst/>
                    </a:prstGeom>
                    <a:ln/>
                  </pic:spPr>
                </pic:pic>
              </a:graphicData>
            </a:graphic>
          </wp:inline>
        </w:drawing>
      </w:r>
    </w:p>
    <w:p w14:paraId="00000200" w14:textId="4EAAC526" w:rsidR="00F27B69" w:rsidRPr="00E509EC" w:rsidRDefault="007C600C" w:rsidP="007C600C">
      <w:pPr>
        <w:pStyle w:val="Descripcin"/>
        <w:jc w:val="center"/>
      </w:pPr>
      <w:bookmarkStart w:id="51" w:name="_Toc198841610"/>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19</w:t>
      </w:r>
      <w:r w:rsidRPr="007C600C">
        <w:rPr>
          <w:b/>
          <w:bCs/>
        </w:rPr>
        <w:fldChar w:fldCharType="end"/>
      </w:r>
      <w:r>
        <w:t xml:space="preserve">. </w:t>
      </w:r>
      <w:r w:rsidRPr="00C74AF5">
        <w:t xml:space="preserve">BOXPLOT con </w:t>
      </w:r>
      <w:proofErr w:type="spellStart"/>
      <w:r w:rsidRPr="00C74AF5">
        <w:t>Outlier</w:t>
      </w:r>
      <w:bookmarkEnd w:id="51"/>
      <w:proofErr w:type="spellEnd"/>
    </w:p>
    <w:p w14:paraId="00000201" w14:textId="77777777" w:rsidR="00F27B69" w:rsidRPr="00E509EC" w:rsidRDefault="00F27B69"/>
    <w:p w14:paraId="00000202" w14:textId="4ECCCF37" w:rsidR="00F27B69" w:rsidRPr="00B5302D" w:rsidRDefault="00000000" w:rsidP="00B5302D">
      <w:pPr>
        <w:pStyle w:val="Prrafodelista"/>
        <w:numPr>
          <w:ilvl w:val="2"/>
          <w:numId w:val="9"/>
        </w:numPr>
        <w:rPr>
          <w:b/>
        </w:rPr>
      </w:pPr>
      <w:r w:rsidRPr="00B5302D">
        <w:rPr>
          <w:b/>
        </w:rPr>
        <w:t xml:space="preserve">Análisis variables fechas </w:t>
      </w:r>
    </w:p>
    <w:p w14:paraId="00000203" w14:textId="77777777" w:rsidR="00F27B69" w:rsidRPr="00E509EC" w:rsidRDefault="00F27B69">
      <w:pPr>
        <w:rPr>
          <w:b/>
        </w:rPr>
      </w:pPr>
    </w:p>
    <w:p w14:paraId="00000204" w14:textId="77777777" w:rsidR="00F27B69" w:rsidRPr="00E509EC" w:rsidRDefault="00000000">
      <w:pPr>
        <w:rPr>
          <w:b/>
        </w:rPr>
      </w:pPr>
      <w:r w:rsidRPr="00E509EC">
        <w:rPr>
          <w:color w:val="1F1F1F"/>
          <w:highlight w:val="white"/>
        </w:rPr>
        <w:t>En la gráfica </w:t>
      </w:r>
      <w:r w:rsidRPr="00E509EC">
        <w:rPr>
          <w:b/>
          <w:color w:val="1F1F1F"/>
          <w:highlight w:val="white"/>
        </w:rPr>
        <w:t>“Atención de incidencias por mes”</w:t>
      </w:r>
      <w:r w:rsidRPr="00E509EC">
        <w:rPr>
          <w:color w:val="1F1F1F"/>
          <w:highlight w:val="white"/>
        </w:rPr>
        <w:t> observamos que entre el mes de marzo del 2024 y marzo de este año no hay datos. En validación de esta información con los abogados de la empresa AsisNet nos indican que en sus servidores se presentó durante el mes de febrero del año 2025 un ataque informático y la información de esas fechas no se logró recuperar, por lo tanto no se tiene información en este rango de tiempo.</w:t>
      </w:r>
    </w:p>
    <w:p w14:paraId="70646658" w14:textId="56B742BE" w:rsidR="00C1346B" w:rsidRDefault="00C1346B">
      <w:pPr>
        <w:rPr>
          <w:b/>
        </w:rPr>
      </w:pPr>
    </w:p>
    <w:p w14:paraId="5D703DFE" w14:textId="77777777" w:rsidR="007C600C" w:rsidRDefault="00000000" w:rsidP="007C600C">
      <w:pPr>
        <w:keepNext/>
      </w:pPr>
      <w:r w:rsidRPr="00E509EC">
        <w:rPr>
          <w:b/>
          <w:noProof/>
        </w:rPr>
        <w:drawing>
          <wp:inline distT="0" distB="0" distL="0" distR="0" wp14:anchorId="40265563" wp14:editId="19A69261">
            <wp:extent cx="4498840" cy="2655257"/>
            <wp:effectExtent l="0" t="0" r="0" b="0"/>
            <wp:docPr id="1964102764" name="image41.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Gráfico&#10;&#10;Descripción generada automáticamente"/>
                    <pic:cNvPicPr preferRelativeResize="0"/>
                  </pic:nvPicPr>
                  <pic:blipFill>
                    <a:blip r:embed="rId37"/>
                    <a:srcRect/>
                    <a:stretch>
                      <a:fillRect/>
                    </a:stretch>
                  </pic:blipFill>
                  <pic:spPr>
                    <a:xfrm>
                      <a:off x="0" y="0"/>
                      <a:ext cx="4498840" cy="2655257"/>
                    </a:xfrm>
                    <a:prstGeom prst="rect">
                      <a:avLst/>
                    </a:prstGeom>
                    <a:ln/>
                  </pic:spPr>
                </pic:pic>
              </a:graphicData>
            </a:graphic>
          </wp:inline>
        </w:drawing>
      </w:r>
    </w:p>
    <w:p w14:paraId="00000207" w14:textId="38F7823C" w:rsidR="00F27B69" w:rsidRDefault="007C600C" w:rsidP="007C600C">
      <w:pPr>
        <w:pStyle w:val="Descripcin"/>
        <w:jc w:val="center"/>
        <w:rPr>
          <w:b/>
        </w:rPr>
      </w:pPr>
      <w:bookmarkStart w:id="52" w:name="_Toc198841611"/>
      <w:r w:rsidRPr="007C600C">
        <w:rPr>
          <w:b/>
          <w:bCs/>
        </w:rPr>
        <w:t xml:space="preserve">Figura </w:t>
      </w:r>
      <w:r w:rsidRPr="007C600C">
        <w:rPr>
          <w:b/>
          <w:bCs/>
        </w:rPr>
        <w:fldChar w:fldCharType="begin"/>
      </w:r>
      <w:r w:rsidRPr="007C600C">
        <w:rPr>
          <w:b/>
          <w:bCs/>
        </w:rPr>
        <w:instrText xml:space="preserve"> SEQ Figura \* ARABIC </w:instrText>
      </w:r>
      <w:r w:rsidRPr="007C600C">
        <w:rPr>
          <w:b/>
          <w:bCs/>
        </w:rPr>
        <w:fldChar w:fldCharType="separate"/>
      </w:r>
      <w:r w:rsidRPr="007C600C">
        <w:rPr>
          <w:b/>
          <w:bCs/>
          <w:noProof/>
        </w:rPr>
        <w:t>20</w:t>
      </w:r>
      <w:r w:rsidRPr="007C600C">
        <w:rPr>
          <w:b/>
          <w:bCs/>
        </w:rPr>
        <w:fldChar w:fldCharType="end"/>
      </w:r>
      <w:r>
        <w:t xml:space="preserve">. </w:t>
      </w:r>
      <w:r w:rsidRPr="006A5EBB">
        <w:t>Atención de incidencias por mes</w:t>
      </w:r>
      <w:bookmarkEnd w:id="52"/>
    </w:p>
    <w:p w14:paraId="7891D698" w14:textId="0DE2905D" w:rsidR="00C1346B" w:rsidRDefault="00C1346B">
      <w:pPr>
        <w:rPr>
          <w:b/>
        </w:rPr>
      </w:pPr>
    </w:p>
    <w:p w14:paraId="47C8FF19" w14:textId="04EF4E95" w:rsidR="00C1346B" w:rsidRDefault="00C1346B">
      <w:pPr>
        <w:rPr>
          <w:b/>
        </w:rPr>
      </w:pPr>
    </w:p>
    <w:p w14:paraId="00000309" w14:textId="3A4B741C" w:rsidR="00F27B69" w:rsidRDefault="00000000">
      <w:pPr>
        <w:pStyle w:val="Ttulo1"/>
        <w:rPr>
          <w:rFonts w:cs="Times New Roman"/>
          <w:szCs w:val="24"/>
        </w:rPr>
      </w:pPr>
      <w:bookmarkStart w:id="53" w:name="_heading=h.4i6924mer5x4" w:colFirst="0" w:colLast="0"/>
      <w:bookmarkStart w:id="54" w:name="_heading=h.25b2l0r" w:colFirst="0" w:colLast="0"/>
      <w:bookmarkStart w:id="55" w:name="_Toc198843011"/>
      <w:bookmarkEnd w:id="53"/>
      <w:bookmarkEnd w:id="54"/>
      <w:r w:rsidRPr="00E509EC">
        <w:rPr>
          <w:rFonts w:cs="Times New Roman"/>
          <w:szCs w:val="24"/>
        </w:rPr>
        <w:lastRenderedPageBreak/>
        <w:t>Referencias</w:t>
      </w:r>
      <w:bookmarkEnd w:id="55"/>
    </w:p>
    <w:p w14:paraId="08BB6410" w14:textId="77777777" w:rsidR="00926286" w:rsidRPr="00926286" w:rsidRDefault="00926286" w:rsidP="00926286"/>
    <w:sdt>
      <w:sdtPr>
        <w:id w:val="-573587230"/>
        <w:bibliography/>
      </w:sdtPr>
      <w:sdtContent>
        <w:p w14:paraId="691F23FF" w14:textId="77777777" w:rsidR="005800C4" w:rsidRPr="00AA5DE2" w:rsidRDefault="005800C4" w:rsidP="005800C4">
          <w:pPr>
            <w:pStyle w:val="Bibliografa"/>
            <w:spacing w:line="276" w:lineRule="auto"/>
            <w:ind w:left="720"/>
            <w:rPr>
              <w:noProof/>
              <w:lang w:val="es-ES"/>
            </w:rPr>
          </w:pPr>
          <w:r w:rsidRPr="00AA5DE2">
            <w:fldChar w:fldCharType="begin"/>
          </w:r>
          <w:r w:rsidRPr="00AA5DE2">
            <w:instrText>BIBLIOGRAPHY</w:instrText>
          </w:r>
          <w:r w:rsidRPr="00AA5DE2">
            <w:fldChar w:fldCharType="separate"/>
          </w:r>
          <w:r w:rsidRPr="00AA5DE2">
            <w:rPr>
              <w:noProof/>
              <w:lang w:val="es-ES"/>
            </w:rPr>
            <w:t xml:space="preserve">Colombia, C. d. (2002, septiembre 13). </w:t>
          </w:r>
          <w:r w:rsidRPr="00AA5DE2">
            <w:rPr>
              <w:i/>
              <w:iCs/>
              <w:noProof/>
              <w:lang w:val="es-ES"/>
            </w:rPr>
            <w:t xml:space="preserve">Diario Oficial No. 44.932, de 13 de septiembre de 2002 </w:t>
          </w:r>
          <w:r w:rsidRPr="00AA5DE2">
            <w:rPr>
              <w:noProof/>
              <w:lang w:val="es-ES"/>
            </w:rPr>
            <w:t>. From Código de Tránsito de Colombia: https://www.medellin.gov.co/es/wp-content/uploads/2023/05/Codigo-nacional-de-transito.pdf</w:t>
          </w:r>
        </w:p>
        <w:p w14:paraId="6AB4CAD8" w14:textId="77777777" w:rsidR="005800C4" w:rsidRPr="00AA5DE2" w:rsidRDefault="005800C4" w:rsidP="005800C4">
          <w:pPr>
            <w:pStyle w:val="Bibliografa"/>
            <w:spacing w:line="276" w:lineRule="auto"/>
            <w:ind w:left="720"/>
            <w:rPr>
              <w:noProof/>
              <w:lang w:val="es-ES"/>
            </w:rPr>
          </w:pPr>
          <w:r w:rsidRPr="00AA5DE2">
            <w:rPr>
              <w:noProof/>
              <w:lang w:val="es-ES"/>
            </w:rPr>
            <w:t xml:space="preserve">Wang, H. N. (2023). </w:t>
          </w:r>
          <w:r w:rsidRPr="00AA5DE2">
            <w:rPr>
              <w:i/>
              <w:iCs/>
              <w:noProof/>
              <w:lang w:val="es-ES"/>
            </w:rPr>
            <w:t>Building a machine learning-based ambulance dispatch triage model for emergency medical services</w:t>
          </w:r>
          <w:r w:rsidRPr="00AA5DE2">
            <w:rPr>
              <w:noProof/>
              <w:lang w:val="es-ES"/>
            </w:rPr>
            <w:t>. From Health Data Science: https://spj.science.org/doi/10.34133/hds.0008</w:t>
          </w:r>
        </w:p>
        <w:p w14:paraId="34D6BF2C" w14:textId="77777777" w:rsidR="005800C4" w:rsidRPr="00AA5DE2" w:rsidRDefault="005800C4" w:rsidP="005800C4">
          <w:pPr>
            <w:pStyle w:val="Bibliografa"/>
            <w:spacing w:line="276" w:lineRule="auto"/>
            <w:ind w:left="720"/>
            <w:rPr>
              <w:noProof/>
              <w:lang w:val="es-ES"/>
            </w:rPr>
          </w:pPr>
          <w:r w:rsidRPr="00AA5DE2">
            <w:rPr>
              <w:noProof/>
              <w:lang w:val="es-ES"/>
            </w:rPr>
            <w:t xml:space="preserve">Zhang, G. J. (2020). </w:t>
          </w:r>
          <w:r w:rsidRPr="00AA5DE2">
            <w:rPr>
              <w:i/>
              <w:iCs/>
              <w:noProof/>
              <w:lang w:val="es-ES"/>
            </w:rPr>
            <w:t>An Analytical Approach to Predict Auto Insurance</w:t>
          </w:r>
          <w:r w:rsidRPr="00AA5DE2">
            <w:rPr>
              <w:noProof/>
              <w:lang w:val="es-ES"/>
            </w:rPr>
            <w:t>. From https://www.ijisrt.com/assets/upload/files/IJISRT24JUL1269.pdf</w:t>
          </w:r>
        </w:p>
        <w:p w14:paraId="2D70DABF" w14:textId="77777777" w:rsidR="005800C4" w:rsidRDefault="005800C4" w:rsidP="005800C4">
          <w:pPr>
            <w:spacing w:line="276" w:lineRule="auto"/>
          </w:pPr>
          <w:r w:rsidRPr="00AA5DE2">
            <w:rPr>
              <w:b/>
              <w:bCs/>
            </w:rPr>
            <w:fldChar w:fldCharType="end"/>
          </w:r>
        </w:p>
      </w:sdtContent>
    </w:sdt>
    <w:p w14:paraId="00000317" w14:textId="038875B6" w:rsidR="00F27B69" w:rsidRPr="00E509EC" w:rsidRDefault="00F27B69" w:rsidP="005800C4">
      <w:pPr>
        <w:tabs>
          <w:tab w:val="left" w:pos="3800"/>
        </w:tabs>
        <w:rPr>
          <w:b/>
        </w:rPr>
      </w:pPr>
    </w:p>
    <w:p w14:paraId="0000031D" w14:textId="77777777" w:rsidR="00F27B69" w:rsidRPr="00E509EC" w:rsidRDefault="00F27B69">
      <w:pPr>
        <w:rPr>
          <w:b/>
        </w:rPr>
      </w:pPr>
    </w:p>
    <w:p w14:paraId="0000031E" w14:textId="77777777" w:rsidR="00F27B69" w:rsidRPr="00E509EC" w:rsidRDefault="00000000">
      <w:pPr>
        <w:spacing w:after="160" w:line="259" w:lineRule="auto"/>
        <w:jc w:val="left"/>
        <w:rPr>
          <w:b/>
        </w:rPr>
      </w:pPr>
      <w:r w:rsidRPr="00E509EC">
        <w:br w:type="page"/>
      </w:r>
    </w:p>
    <w:p w14:paraId="0000032C" w14:textId="77777777" w:rsidR="00F27B69" w:rsidRPr="00E509EC" w:rsidRDefault="00F27B69">
      <w:pPr>
        <w:pBdr>
          <w:top w:val="nil"/>
          <w:left w:val="nil"/>
          <w:bottom w:val="nil"/>
          <w:right w:val="nil"/>
          <w:between w:val="nil"/>
        </w:pBdr>
        <w:ind w:firstLine="709"/>
        <w:rPr>
          <w:color w:val="000000"/>
        </w:rPr>
      </w:pPr>
    </w:p>
    <w:p w14:paraId="0000032D" w14:textId="77777777" w:rsidR="00F27B69" w:rsidRPr="00E509EC" w:rsidRDefault="00000000">
      <w:pPr>
        <w:spacing w:after="160" w:line="259" w:lineRule="auto"/>
        <w:jc w:val="left"/>
      </w:pPr>
      <w:r w:rsidRPr="00E509EC">
        <w:br w:type="page"/>
      </w:r>
    </w:p>
    <w:sectPr w:rsidR="00F27B69" w:rsidRPr="00E509EC" w:rsidSect="005800C4">
      <w:pgSz w:w="12240" w:h="15840"/>
      <w:pgMar w:top="1418" w:right="1418" w:bottom="1418"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uthor" w:date="2023-10-27T23:34:00Z" w:initials="">
    <w:p w14:paraId="000003DF" w14:textId="77777777" w:rsidR="00F27B69" w:rsidRDefault="00000000">
      <w:pPr>
        <w:widowControl w:val="0"/>
        <w:pBdr>
          <w:top w:val="nil"/>
          <w:left w:val="nil"/>
          <w:bottom w:val="nil"/>
          <w:right w:val="nil"/>
          <w:between w:val="nil"/>
        </w:pBdr>
        <w:spacing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Apellidos de los estudiantes</w:t>
      </w:r>
    </w:p>
  </w:comment>
  <w:comment w:id="5" w:author="Author" w:date="2023-10-27T23:34:00Z" w:initials="">
    <w:p w14:paraId="000003E0" w14:textId="77777777" w:rsidR="00F27B69" w:rsidRDefault="00000000">
      <w:pPr>
        <w:widowControl w:val="0"/>
        <w:pBdr>
          <w:top w:val="nil"/>
          <w:left w:val="nil"/>
          <w:bottom w:val="nil"/>
          <w:right w:val="nil"/>
          <w:between w:val="nil"/>
        </w:pBdr>
        <w:spacing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Apellidos e iniciales de los nombres de los estudiantes</w:t>
      </w:r>
    </w:p>
  </w:comment>
  <w:comment w:id="9" w:author="Author" w:date="2023-10-27T23:34:00Z" w:initials="">
    <w:p w14:paraId="000003E1" w14:textId="77777777" w:rsidR="00F27B69" w:rsidRDefault="00000000">
      <w:pPr>
        <w:widowControl w:val="0"/>
        <w:pBdr>
          <w:top w:val="nil"/>
          <w:left w:val="nil"/>
          <w:bottom w:val="nil"/>
          <w:right w:val="nil"/>
          <w:between w:val="nil"/>
        </w:pBdr>
        <w:spacing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Actualizar el número de su cohorte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DF" w15:done="0"/>
  <w15:commentEx w15:paraId="000003E0" w15:done="0"/>
  <w15:commentEx w15:paraId="000003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DF" w16cid:durableId="2BD97CE4"/>
  <w16cid:commentId w16cid:paraId="000003E0" w16cid:durableId="2BD97CE3"/>
  <w16cid:commentId w16cid:paraId="000003E1" w16cid:durableId="2BD97C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543B3" w14:textId="77777777" w:rsidR="002C573E" w:rsidRDefault="002C573E">
      <w:pPr>
        <w:spacing w:line="240" w:lineRule="auto"/>
      </w:pPr>
      <w:r>
        <w:separator/>
      </w:r>
    </w:p>
  </w:endnote>
  <w:endnote w:type="continuationSeparator" w:id="0">
    <w:p w14:paraId="60EF4827" w14:textId="77777777" w:rsidR="002C573E" w:rsidRDefault="002C5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BF36D" w14:textId="77777777" w:rsidR="002C573E" w:rsidRDefault="002C573E">
      <w:pPr>
        <w:spacing w:line="240" w:lineRule="auto"/>
      </w:pPr>
      <w:r>
        <w:separator/>
      </w:r>
    </w:p>
  </w:footnote>
  <w:footnote w:type="continuationSeparator" w:id="0">
    <w:p w14:paraId="019A9352" w14:textId="77777777" w:rsidR="002C573E" w:rsidRDefault="002C57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C268B"/>
    <w:multiLevelType w:val="multilevel"/>
    <w:tmpl w:val="93EC3C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5E10E24"/>
    <w:multiLevelType w:val="multilevel"/>
    <w:tmpl w:val="6A8AB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4D373A"/>
    <w:multiLevelType w:val="multilevel"/>
    <w:tmpl w:val="B7281FCA"/>
    <w:lvl w:ilvl="0">
      <w:start w:val="1"/>
      <w:numFmt w:val="decimal"/>
      <w:lvlText w:val="%1."/>
      <w:lvlJc w:val="left"/>
      <w:pPr>
        <w:ind w:left="1428" w:hanging="360"/>
      </w:p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1B147658"/>
    <w:multiLevelType w:val="multilevel"/>
    <w:tmpl w:val="203C081C"/>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b/>
        <w:sz w:val="24"/>
        <w:szCs w:val="24"/>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28504597"/>
    <w:multiLevelType w:val="multilevel"/>
    <w:tmpl w:val="E17029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DB53AFF"/>
    <w:multiLevelType w:val="multilevel"/>
    <w:tmpl w:val="F0A0D5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C91AEC"/>
    <w:multiLevelType w:val="multilevel"/>
    <w:tmpl w:val="0748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312AC8"/>
    <w:multiLevelType w:val="multilevel"/>
    <w:tmpl w:val="0B66A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B960B57"/>
    <w:multiLevelType w:val="hybridMultilevel"/>
    <w:tmpl w:val="C060A914"/>
    <w:lvl w:ilvl="0" w:tplc="171AC3A4">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51696762"/>
    <w:multiLevelType w:val="multilevel"/>
    <w:tmpl w:val="B2085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6" w:hanging="360"/>
      </w:pPr>
    </w:lvl>
    <w:lvl w:ilvl="4">
      <w:start w:val="1"/>
      <w:numFmt w:val="lowerLetter"/>
      <w:lvlText w:val="%5."/>
      <w:lvlJc w:val="left"/>
      <w:pPr>
        <w:ind w:left="2486"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0B0DD1"/>
    <w:multiLevelType w:val="multilevel"/>
    <w:tmpl w:val="933C0C48"/>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75411266"/>
    <w:multiLevelType w:val="multilevel"/>
    <w:tmpl w:val="EE886B1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348026899">
    <w:abstractNumId w:val="1"/>
  </w:num>
  <w:num w:numId="2" w16cid:durableId="1078405866">
    <w:abstractNumId w:val="9"/>
  </w:num>
  <w:num w:numId="3" w16cid:durableId="1358391746">
    <w:abstractNumId w:val="2"/>
  </w:num>
  <w:num w:numId="4" w16cid:durableId="1055665976">
    <w:abstractNumId w:val="0"/>
  </w:num>
  <w:num w:numId="5" w16cid:durableId="8414570">
    <w:abstractNumId w:val="6"/>
  </w:num>
  <w:num w:numId="6" w16cid:durableId="62995051">
    <w:abstractNumId w:val="4"/>
  </w:num>
  <w:num w:numId="7" w16cid:durableId="829174968">
    <w:abstractNumId w:val="5"/>
  </w:num>
  <w:num w:numId="8" w16cid:durableId="1090195151">
    <w:abstractNumId w:val="11"/>
  </w:num>
  <w:num w:numId="9" w16cid:durableId="531576976">
    <w:abstractNumId w:val="10"/>
  </w:num>
  <w:num w:numId="10" w16cid:durableId="1983263946">
    <w:abstractNumId w:val="7"/>
  </w:num>
  <w:num w:numId="11" w16cid:durableId="1301962561">
    <w:abstractNumId w:val="8"/>
  </w:num>
  <w:num w:numId="12" w16cid:durableId="15580063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B69"/>
    <w:rsid w:val="00001622"/>
    <w:rsid w:val="000D09EC"/>
    <w:rsid w:val="001965E7"/>
    <w:rsid w:val="001D015C"/>
    <w:rsid w:val="00204017"/>
    <w:rsid w:val="002A092B"/>
    <w:rsid w:val="002A5899"/>
    <w:rsid w:val="002B0FEC"/>
    <w:rsid w:val="002C476F"/>
    <w:rsid w:val="002C573E"/>
    <w:rsid w:val="002E1D01"/>
    <w:rsid w:val="002E6C42"/>
    <w:rsid w:val="003321CD"/>
    <w:rsid w:val="004A1EC1"/>
    <w:rsid w:val="00572A5C"/>
    <w:rsid w:val="00575AAA"/>
    <w:rsid w:val="005800C4"/>
    <w:rsid w:val="00585E95"/>
    <w:rsid w:val="005B47F9"/>
    <w:rsid w:val="005E23AB"/>
    <w:rsid w:val="005F792A"/>
    <w:rsid w:val="00613BA9"/>
    <w:rsid w:val="00764A46"/>
    <w:rsid w:val="007C600C"/>
    <w:rsid w:val="007D04A2"/>
    <w:rsid w:val="00804BCA"/>
    <w:rsid w:val="00926286"/>
    <w:rsid w:val="00942AAC"/>
    <w:rsid w:val="0094427E"/>
    <w:rsid w:val="009820CF"/>
    <w:rsid w:val="009A78A7"/>
    <w:rsid w:val="00A717A5"/>
    <w:rsid w:val="00AA046F"/>
    <w:rsid w:val="00AF37E5"/>
    <w:rsid w:val="00AF4CFA"/>
    <w:rsid w:val="00B149E3"/>
    <w:rsid w:val="00B45083"/>
    <w:rsid w:val="00B5302D"/>
    <w:rsid w:val="00B80E5B"/>
    <w:rsid w:val="00B9699A"/>
    <w:rsid w:val="00C1159E"/>
    <w:rsid w:val="00C1346B"/>
    <w:rsid w:val="00CC2FE9"/>
    <w:rsid w:val="00D05833"/>
    <w:rsid w:val="00D23D5D"/>
    <w:rsid w:val="00D33473"/>
    <w:rsid w:val="00E00771"/>
    <w:rsid w:val="00E509EC"/>
    <w:rsid w:val="00E6376C"/>
    <w:rsid w:val="00EC34DB"/>
    <w:rsid w:val="00ED6FF5"/>
    <w:rsid w:val="00F27B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6B2DB7"/>
  <w15:docId w15:val="{B03EAB78-9458-417B-98E6-207C4B052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A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character" w:styleId="Textoennegrita">
    <w:name w:val="Strong"/>
    <w:basedOn w:val="Fuentedeprrafopredeter"/>
    <w:uiPriority w:val="22"/>
    <w:qFormat/>
    <w:rsid w:val="0000729C"/>
    <w:rPr>
      <w:b/>
      <w:bCs/>
    </w:rPr>
  </w:style>
  <w:style w:type="character" w:styleId="CdigoHTML">
    <w:name w:val="HTML Code"/>
    <w:basedOn w:val="Fuentedeprrafopredeter"/>
    <w:uiPriority w:val="99"/>
    <w:semiHidden/>
    <w:unhideWhenUsed/>
    <w:rsid w:val="00BA23C1"/>
    <w:rPr>
      <w:rFonts w:ascii="Courier New" w:eastAsia="Times New Roman" w:hAnsi="Courier New" w:cs="Courier New"/>
      <w:sz w:val="20"/>
      <w:szCs w:val="20"/>
    </w:rPr>
  </w:style>
  <w:style w:type="character" w:customStyle="1" w:styleId="normaltextrun">
    <w:name w:val="normaltextrun"/>
    <w:basedOn w:val="Fuentedeprrafopredeter"/>
    <w:rsid w:val="00BA23C1"/>
  </w:style>
  <w:style w:type="table" w:customStyle="1" w:styleId="ab">
    <w:basedOn w:val="TableNormal1"/>
    <w:pPr>
      <w:spacing w:line="240" w:lineRule="auto"/>
    </w:pPr>
    <w:rPr>
      <w:sz w:val="20"/>
      <w:szCs w:val="20"/>
    </w:rPr>
    <w:tblPr>
      <w:tblStyleRowBandSize w:val="1"/>
      <w:tblStyleColBandSize w:val="1"/>
      <w:tblCellMar>
        <w:left w:w="108" w:type="dxa"/>
        <w:right w:w="108" w:type="dxa"/>
      </w:tblCellMar>
    </w:tblPr>
  </w:style>
  <w:style w:type="table" w:customStyle="1" w:styleId="ac">
    <w:basedOn w:val="TableNormal1"/>
    <w:pPr>
      <w:spacing w:line="240" w:lineRule="auto"/>
    </w:pPr>
    <w:rPr>
      <w:sz w:val="20"/>
      <w:szCs w:val="20"/>
    </w:rPr>
    <w:tblPr>
      <w:tblStyleRowBandSize w:val="1"/>
      <w:tblStyleColBandSize w:val="1"/>
      <w:tblCellMar>
        <w:left w:w="108" w:type="dxa"/>
        <w:right w:w="108" w:type="dxa"/>
      </w:tblCellMar>
    </w:tblPr>
  </w:style>
  <w:style w:type="table" w:customStyle="1" w:styleId="ad">
    <w:basedOn w:val="TableNormal1"/>
    <w:tblPr>
      <w:tblStyleRowBandSize w:val="1"/>
      <w:tblStyleColBandSize w:val="1"/>
      <w:tblCellMar>
        <w:top w:w="15" w:type="dxa"/>
        <w:left w:w="15" w:type="dxa"/>
        <w:bottom w:w="15" w:type="dxa"/>
        <w:right w:w="15" w:type="dxa"/>
      </w:tblCellMar>
    </w:tblPr>
  </w:style>
  <w:style w:type="table" w:customStyle="1" w:styleId="ae">
    <w:basedOn w:val="TableNormal1"/>
    <w:tblPr>
      <w:tblStyleRowBandSize w:val="1"/>
      <w:tblStyleColBandSize w:val="1"/>
    </w:tblPr>
  </w:style>
  <w:style w:type="table" w:customStyle="1" w:styleId="af">
    <w:basedOn w:val="TableNormal1"/>
    <w:pPr>
      <w:spacing w:line="240" w:lineRule="auto"/>
    </w:pPr>
    <w:rPr>
      <w:sz w:val="20"/>
      <w:szCs w:val="20"/>
    </w:rPr>
    <w:tblPr>
      <w:tblStyleRowBandSize w:val="1"/>
      <w:tblStyleColBandSize w:val="1"/>
      <w:tblCellMar>
        <w:left w:w="108" w:type="dxa"/>
        <w:right w:w="108" w:type="dxa"/>
      </w:tblCellMar>
    </w:tblPr>
  </w:style>
  <w:style w:type="table" w:customStyle="1" w:styleId="af0">
    <w:basedOn w:val="TableNormal1"/>
    <w:pPr>
      <w:spacing w:line="240" w:lineRule="auto"/>
    </w:pPr>
    <w:rPr>
      <w:sz w:val="20"/>
      <w:szCs w:val="20"/>
    </w:rPr>
    <w:tblPr>
      <w:tblStyleRowBandSize w:val="1"/>
      <w:tblStyleColBandSize w:val="1"/>
      <w:tblCellMar>
        <w:left w:w="108" w:type="dxa"/>
        <w:right w:w="108" w:type="dxa"/>
      </w:tblCellMar>
    </w:tblPr>
  </w:style>
  <w:style w:type="table" w:customStyle="1" w:styleId="af1">
    <w:basedOn w:val="TableNormal1"/>
    <w:pPr>
      <w:spacing w:line="240" w:lineRule="auto"/>
    </w:pPr>
    <w:rPr>
      <w:sz w:val="20"/>
      <w:szCs w:val="20"/>
    </w:rPr>
    <w:tblPr>
      <w:tblStyleRowBandSize w:val="1"/>
      <w:tblStyleColBandSize w:val="1"/>
      <w:tblCellMar>
        <w:left w:w="108" w:type="dxa"/>
        <w:right w:w="108" w:type="dxa"/>
      </w:tblCellMar>
    </w:tblPr>
  </w:style>
  <w:style w:type="table" w:customStyle="1" w:styleId="af2">
    <w:basedOn w:val="TableNormal1"/>
    <w:pPr>
      <w:spacing w:line="240" w:lineRule="auto"/>
    </w:pPr>
    <w:rPr>
      <w:sz w:val="20"/>
      <w:szCs w:val="20"/>
    </w:rPr>
    <w:tblPr>
      <w:tblStyleRowBandSize w:val="1"/>
      <w:tblStyleColBandSize w:val="1"/>
      <w:tblCellMar>
        <w:left w:w="108" w:type="dxa"/>
        <w:right w:w="108" w:type="dxa"/>
      </w:tblCellMar>
    </w:tblPr>
  </w:style>
  <w:style w:type="table" w:customStyle="1" w:styleId="af3">
    <w:basedOn w:val="TableNormal0"/>
    <w:pPr>
      <w:spacing w:line="240" w:lineRule="auto"/>
    </w:pPr>
    <w:rPr>
      <w:sz w:val="20"/>
      <w:szCs w:val="20"/>
    </w:rPr>
    <w:tblPr>
      <w:tblStyleRowBandSize w:val="1"/>
      <w:tblStyleColBandSize w:val="1"/>
      <w:tblCellMar>
        <w:left w:w="108" w:type="dxa"/>
        <w:right w:w="108" w:type="dxa"/>
      </w:tblCellMar>
    </w:tblPr>
  </w:style>
  <w:style w:type="table" w:customStyle="1" w:styleId="af4">
    <w:basedOn w:val="TableNormal0"/>
    <w:pPr>
      <w:spacing w:line="240" w:lineRule="auto"/>
    </w:pPr>
    <w:rPr>
      <w:sz w:val="20"/>
      <w:szCs w:val="20"/>
    </w:rPr>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Pr>
  </w:style>
  <w:style w:type="table" w:customStyle="1" w:styleId="af7">
    <w:basedOn w:val="TableNormal0"/>
    <w:pPr>
      <w:spacing w:line="240" w:lineRule="auto"/>
    </w:pPr>
    <w:rPr>
      <w:sz w:val="20"/>
      <w:szCs w:val="20"/>
    </w:rPr>
    <w:tblPr>
      <w:tblStyleRowBandSize w:val="1"/>
      <w:tblStyleColBandSize w:val="1"/>
      <w:tblCellMar>
        <w:left w:w="108" w:type="dxa"/>
        <w:right w:w="108" w:type="dxa"/>
      </w:tblCellMar>
    </w:tblPr>
  </w:style>
  <w:style w:type="table" w:customStyle="1" w:styleId="af8">
    <w:basedOn w:val="TableNormal0"/>
    <w:pPr>
      <w:spacing w:line="240" w:lineRule="auto"/>
    </w:pPr>
    <w:rPr>
      <w:sz w:val="20"/>
      <w:szCs w:val="20"/>
    </w:rPr>
    <w:tblPr>
      <w:tblStyleRowBandSize w:val="1"/>
      <w:tblStyleColBandSize w:val="1"/>
      <w:tblCellMar>
        <w:left w:w="108" w:type="dxa"/>
        <w:right w:w="108" w:type="dxa"/>
      </w:tblCellMar>
    </w:tblPr>
  </w:style>
  <w:style w:type="table" w:customStyle="1" w:styleId="af9">
    <w:basedOn w:val="TableNormal0"/>
    <w:pPr>
      <w:spacing w:line="240" w:lineRule="auto"/>
    </w:pPr>
    <w:rPr>
      <w:sz w:val="20"/>
      <w:szCs w:val="20"/>
    </w:rPr>
    <w:tblPr>
      <w:tblStyleRowBandSize w:val="1"/>
      <w:tblStyleColBandSize w:val="1"/>
      <w:tblCellMar>
        <w:left w:w="108" w:type="dxa"/>
        <w:right w:w="108" w:type="dxa"/>
      </w:tblCellMar>
    </w:tblPr>
  </w:style>
  <w:style w:type="table" w:customStyle="1" w:styleId="afa">
    <w:basedOn w:val="TableNormal0"/>
    <w:pPr>
      <w:spacing w:line="240" w:lineRule="auto"/>
    </w:pPr>
    <w:rPr>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354211">
      <w:bodyDiv w:val="1"/>
      <w:marLeft w:val="0"/>
      <w:marRight w:val="0"/>
      <w:marTop w:val="0"/>
      <w:marBottom w:val="0"/>
      <w:divBdr>
        <w:top w:val="none" w:sz="0" w:space="0" w:color="auto"/>
        <w:left w:val="none" w:sz="0" w:space="0" w:color="auto"/>
        <w:bottom w:val="none" w:sz="0" w:space="0" w:color="auto"/>
        <w:right w:val="none" w:sz="0" w:space="0" w:color="auto"/>
      </w:divBdr>
      <w:divsChild>
        <w:div w:id="122698697">
          <w:marLeft w:val="0"/>
          <w:marRight w:val="0"/>
          <w:marTop w:val="0"/>
          <w:marBottom w:val="0"/>
          <w:divBdr>
            <w:top w:val="none" w:sz="0" w:space="0" w:color="auto"/>
            <w:left w:val="none" w:sz="0" w:space="0" w:color="auto"/>
            <w:bottom w:val="none" w:sz="0" w:space="0" w:color="auto"/>
            <w:right w:val="none" w:sz="0" w:space="0" w:color="auto"/>
          </w:divBdr>
          <w:divsChild>
            <w:div w:id="13976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4337">
      <w:bodyDiv w:val="1"/>
      <w:marLeft w:val="0"/>
      <w:marRight w:val="0"/>
      <w:marTop w:val="0"/>
      <w:marBottom w:val="0"/>
      <w:divBdr>
        <w:top w:val="none" w:sz="0" w:space="0" w:color="auto"/>
        <w:left w:val="none" w:sz="0" w:space="0" w:color="auto"/>
        <w:bottom w:val="none" w:sz="0" w:space="0" w:color="auto"/>
        <w:right w:val="none" w:sz="0" w:space="0" w:color="auto"/>
      </w:divBdr>
    </w:div>
    <w:div w:id="2089770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hyperlink" Target="https://github.com/ferdilo04/Datos_Analitica/tree/master/Monografia_2025"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ISP/PoVC9yf0N2QDgu/jUzL67g==">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OABqPwo1c3VnZ2VzdElkSW1wb3J0ZGY1MDgzZTktYTI5MC00YjBmLTk2OTktMzM2OGZiODRkYzI2XzESBkF1dGhvcnIhMTBhUDFFcWVMbVdSdjMzS2JDNTgwZHdiVThvZjlZZzl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Cód22</b:Tag>
    <b:SourceType>InternetSite</b:SourceType>
    <b:Guid>{C78C696A-0332-4C91-AB8D-5359AAEB5724}</b:Guid>
    <b:Author>
      <b:Author>
        <b:NameList>
          <b:Person>
            <b:Last>Colombia</b:Last>
            <b:First>Código</b:First>
            <b:Middle>de Tránsito de Transporte</b:Middle>
          </b:Person>
        </b:NameList>
      </b:Author>
    </b:Author>
    <b:Title>Diario Oficial No. 44.932, de 13 de septiembre de 2002 </b:Title>
    <b:InternetSiteTitle>Código de Tránsito de Colombia</b:InternetSiteTitle>
    <b:Year>2002</b:Year>
    <b:URL>https://www.medellin.gov.co/es/wp-content/uploads/2023/05/Codigo-nacional-de-transito.pdf</b:URL>
    <b:Month>septiembre</b:Month>
    <b:Day>13</b:Day>
    <b:RefOrder>1</b:RefOrder>
  </b:Source>
  <b:Source>
    <b:Tag>AnA</b:Tag>
    <b:SourceType>InternetSite</b:SourceType>
    <b:Guid>{F1F6F6DE-5929-48F7-9F44-1112B6C56AEE}</b:Guid>
    <b:Title>An Analytical Approach to Predict Auto Insurance</b:Title>
    <b:URL>https://www.ijisrt.com/assets/upload/files/IJISRT24JUL1269.pdf</b:URL>
    <b:Year>2020</b:Year>
    <b:Author>
      <b:Author>
        <b:NameList>
          <b:Person>
            <b:Last>Zhang</b:Last>
            <b:First>G.,</b:First>
            <b:Middle>Jiang, L., &amp; Sun, Y. (2020)</b:Middle>
          </b:Person>
        </b:NameList>
      </b:Author>
    </b:Author>
    <b:RefOrder>2</b:RefOrder>
  </b:Source>
  <b:Source>
    <b:Tag>Wan23</b:Tag>
    <b:SourceType>InternetSite</b:SourceType>
    <b:Guid>{0F24C008-7E96-49DA-9FCB-7580CF66CF1C}</b:Guid>
    <b:Author>
      <b:Author>
        <b:NameList>
          <b:Person>
            <b:Last>Wang</b:Last>
            <b:First>H.,</b:First>
            <b:Middle>Ng, Q. X., Arulanandam, S., Tan, C., Ong, M. E. H., &amp; Feng, M</b:Middle>
          </b:Person>
        </b:NameList>
      </b:Author>
    </b:Author>
    <b:Title>Building a machine learning-based ambulance dispatch triage model for emergency medical services</b:Title>
    <b:InternetSiteTitle>Health Data Science</b:InternetSiteTitle>
    <b:Year>2023</b:Year>
    <b:URL>https://spj.science.org/doi/10.34133/hds.0008</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DB207B-5BE8-49EF-B6D5-0620B7DEE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6269</Words>
  <Characters>34480</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Yenny Patricia Vergara Monsalve</dc:creator>
  <cp:lastModifiedBy>Yenny Patricia Vergara Monsalve</cp:lastModifiedBy>
  <cp:revision>2</cp:revision>
  <dcterms:created xsi:type="dcterms:W3CDTF">2025-05-23T02:53:00Z</dcterms:created>
  <dcterms:modified xsi:type="dcterms:W3CDTF">2025-05-23T02:53:00Z</dcterms:modified>
</cp:coreProperties>
</file>